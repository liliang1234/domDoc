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0BAF" w:rsidRDefault="00F20BAF">
      <w:pPr>
        <w:rPr>
          <w:rFonts w:ascii="Arial" w:hAnsi="Arial" w:cs="Arial"/>
        </w:rPr>
      </w:pPr>
    </w:p>
    <w:p w:rsidR="00F20BAF" w:rsidRDefault="00F20BAF">
      <w:pPr>
        <w:jc w:val="center"/>
        <w:rPr>
          <w:rFonts w:ascii="Arial" w:hAnsi="Arial" w:cs="Arial"/>
        </w:rPr>
      </w:pPr>
    </w:p>
    <w:p w:rsidR="00F20BAF" w:rsidRDefault="00F20BAF">
      <w:pPr>
        <w:jc w:val="center"/>
        <w:rPr>
          <w:rFonts w:ascii="Arial" w:hAnsi="Arial" w:cs="Arial"/>
        </w:rPr>
      </w:pPr>
    </w:p>
    <w:p w:rsidR="00F20BAF" w:rsidRDefault="00F20BAF">
      <w:pPr>
        <w:jc w:val="center"/>
        <w:rPr>
          <w:rFonts w:ascii="Arial" w:hAnsi="Arial" w:cs="Arial"/>
        </w:rPr>
      </w:pPr>
      <w:bookmarkStart w:id="0" w:name="hp_TitlePage"/>
      <w:bookmarkStart w:id="1" w:name="_Toc418479672"/>
    </w:p>
    <w:p w:rsidR="00F20BAF" w:rsidRDefault="00F20BAF">
      <w:pPr>
        <w:jc w:val="center"/>
        <w:rPr>
          <w:rFonts w:ascii="Arial" w:hAnsi="Arial" w:cs="Arial"/>
        </w:rPr>
      </w:pPr>
    </w:p>
    <w:p w:rsidR="00F20BAF" w:rsidRDefault="00941D1C">
      <w:pPr>
        <w:jc w:val="center"/>
        <w:rPr>
          <w:rFonts w:ascii="Arial" w:hAnsi="Arial" w:cs="Arial"/>
          <w:b/>
        </w:rPr>
      </w:pPr>
      <w:r>
        <w:rPr>
          <w:rFonts w:ascii="Arial" w:eastAsia="黑体" w:hAnsi="Arial" w:cs="Arial"/>
          <w:b/>
          <w:bCs/>
          <w:sz w:val="52"/>
        </w:rPr>
        <w:t>产品需求</w:t>
      </w:r>
      <w:r>
        <w:rPr>
          <w:rFonts w:ascii="Arial" w:eastAsia="黑体" w:hAnsi="Arial" w:cs="Arial" w:hint="eastAsia"/>
          <w:b/>
          <w:bCs/>
          <w:sz w:val="52"/>
        </w:rPr>
        <w:t>说明书</w:t>
      </w: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p w:rsidR="00F20BAF" w:rsidRDefault="00F20BAF">
      <w:pPr>
        <w:rPr>
          <w:rFonts w:ascii="Arial" w:hAnsi="Arial" w:cs="Arial"/>
          <w:bCs/>
          <w:iCs/>
          <w:color w:val="0000FF"/>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6"/>
        <w:gridCol w:w="2107"/>
        <w:gridCol w:w="1734"/>
        <w:gridCol w:w="1972"/>
      </w:tblGrid>
      <w:tr w:rsidR="00F20BAF">
        <w:trPr>
          <w:trHeight w:val="483"/>
          <w:jc w:val="center"/>
        </w:trPr>
        <w:tc>
          <w:tcPr>
            <w:tcW w:w="1576" w:type="dxa"/>
            <w:vAlign w:val="center"/>
          </w:tcPr>
          <w:p w:rsidR="00F20BAF" w:rsidRDefault="00941D1C">
            <w:pPr>
              <w:pStyle w:val="a3"/>
              <w:spacing w:before="100" w:beforeAutospacing="1" w:after="100" w:afterAutospacing="1"/>
              <w:rPr>
                <w:rFonts w:ascii="Arial" w:hAnsi="Arial" w:cs="Arial"/>
                <w:sz w:val="18"/>
                <w:szCs w:val="18"/>
              </w:rPr>
            </w:pPr>
            <w:bookmarkStart w:id="2" w:name="OLE_LINK1"/>
            <w:r>
              <w:rPr>
                <w:rFonts w:ascii="Arial" w:hAnsi="Arial" w:cs="Arial"/>
                <w:sz w:val="18"/>
                <w:szCs w:val="18"/>
              </w:rPr>
              <w:t>文档版本号：</w:t>
            </w:r>
          </w:p>
        </w:tc>
        <w:tc>
          <w:tcPr>
            <w:tcW w:w="2107" w:type="dxa"/>
            <w:vAlign w:val="center"/>
          </w:tcPr>
          <w:p w:rsidR="00F20BAF" w:rsidRDefault="00941D1C">
            <w:pPr>
              <w:spacing w:before="100" w:beforeAutospacing="1" w:after="100" w:afterAutospacing="1"/>
              <w:rPr>
                <w:rFonts w:ascii="Arial" w:hAnsi="Arial" w:cs="Arial"/>
                <w:sz w:val="18"/>
                <w:szCs w:val="18"/>
              </w:rPr>
            </w:pPr>
            <w:r>
              <w:rPr>
                <w:rFonts w:ascii="Arial" w:hAnsi="Arial" w:cs="Arial"/>
                <w:sz w:val="18"/>
                <w:szCs w:val="18"/>
              </w:rPr>
              <w:t>V</w:t>
            </w:r>
            <w:r>
              <w:rPr>
                <w:rFonts w:ascii="Arial" w:hAnsi="Arial" w:cs="Arial" w:hint="eastAsia"/>
                <w:sz w:val="18"/>
                <w:szCs w:val="18"/>
              </w:rPr>
              <w:t>1.0.3</w:t>
            </w:r>
          </w:p>
        </w:tc>
        <w:tc>
          <w:tcPr>
            <w:tcW w:w="1734" w:type="dxa"/>
            <w:vAlign w:val="center"/>
          </w:tcPr>
          <w:p w:rsidR="00F20BAF" w:rsidRDefault="00941D1C">
            <w:pPr>
              <w:pStyle w:val="a3"/>
              <w:spacing w:before="100" w:beforeAutospacing="1" w:after="100" w:afterAutospacing="1"/>
              <w:rPr>
                <w:rFonts w:ascii="Arial" w:hAnsi="Arial" w:cs="Arial"/>
                <w:sz w:val="18"/>
                <w:szCs w:val="18"/>
              </w:rPr>
            </w:pPr>
            <w:r>
              <w:rPr>
                <w:rFonts w:ascii="Arial" w:hAnsi="Arial" w:cs="Arial" w:hint="eastAsia"/>
                <w:sz w:val="18"/>
                <w:szCs w:val="18"/>
              </w:rPr>
              <w:t>归属部门</w:t>
            </w:r>
            <w:r>
              <w:rPr>
                <w:rFonts w:ascii="Arial" w:hAnsi="Arial" w:cs="Arial" w:hint="eastAsia"/>
                <w:sz w:val="18"/>
                <w:szCs w:val="18"/>
              </w:rPr>
              <w:t>/</w:t>
            </w:r>
            <w:r>
              <w:rPr>
                <w:rFonts w:ascii="Arial" w:hAnsi="Arial" w:cs="Arial" w:hint="eastAsia"/>
                <w:sz w:val="18"/>
                <w:szCs w:val="18"/>
              </w:rPr>
              <w:t>项目</w:t>
            </w:r>
            <w:r>
              <w:rPr>
                <w:rFonts w:ascii="Arial" w:hAnsi="Arial" w:cs="Arial"/>
                <w:sz w:val="18"/>
                <w:szCs w:val="18"/>
              </w:rPr>
              <w:t>：</w:t>
            </w:r>
          </w:p>
        </w:tc>
        <w:tc>
          <w:tcPr>
            <w:tcW w:w="1972" w:type="dxa"/>
            <w:vAlign w:val="center"/>
          </w:tcPr>
          <w:p w:rsidR="00F20BAF" w:rsidRDefault="00F20BAF">
            <w:pPr>
              <w:spacing w:before="100" w:beforeAutospacing="1" w:after="100" w:afterAutospacing="1"/>
              <w:rPr>
                <w:rFonts w:ascii="Arial" w:hAnsi="Arial" w:cs="Arial"/>
                <w:sz w:val="18"/>
                <w:szCs w:val="18"/>
              </w:rPr>
            </w:pPr>
          </w:p>
        </w:tc>
      </w:tr>
      <w:tr w:rsidR="00F20BAF">
        <w:trPr>
          <w:trHeight w:val="413"/>
          <w:jc w:val="center"/>
        </w:trPr>
        <w:tc>
          <w:tcPr>
            <w:tcW w:w="1576" w:type="dxa"/>
            <w:vAlign w:val="center"/>
          </w:tcPr>
          <w:p w:rsidR="00F20BAF" w:rsidRDefault="00941D1C">
            <w:pPr>
              <w:spacing w:before="100" w:beforeAutospacing="1" w:after="100" w:afterAutospacing="1"/>
              <w:jc w:val="center"/>
              <w:rPr>
                <w:rFonts w:ascii="Arial" w:hAnsi="Arial" w:cs="Arial"/>
                <w:sz w:val="18"/>
                <w:szCs w:val="18"/>
              </w:rPr>
            </w:pPr>
            <w:r>
              <w:rPr>
                <w:rFonts w:ascii="Arial" w:hAnsi="Arial" w:cs="Arial"/>
                <w:sz w:val="18"/>
                <w:szCs w:val="18"/>
              </w:rPr>
              <w:t>编写人：</w:t>
            </w:r>
          </w:p>
        </w:tc>
        <w:tc>
          <w:tcPr>
            <w:tcW w:w="2107" w:type="dxa"/>
            <w:vAlign w:val="center"/>
          </w:tcPr>
          <w:p w:rsidR="00F20BAF" w:rsidRDefault="00941D1C">
            <w:pPr>
              <w:spacing w:before="100" w:beforeAutospacing="1" w:after="100" w:afterAutospacing="1"/>
              <w:rPr>
                <w:rFonts w:ascii="Arial" w:hAnsi="Arial" w:cs="Arial"/>
                <w:sz w:val="18"/>
                <w:szCs w:val="18"/>
              </w:rPr>
            </w:pPr>
            <w:r>
              <w:rPr>
                <w:rFonts w:ascii="Arial" w:hAnsi="Arial" w:cs="Arial" w:hint="eastAsia"/>
                <w:sz w:val="18"/>
                <w:szCs w:val="18"/>
              </w:rPr>
              <w:t>李金海</w:t>
            </w:r>
            <w:r>
              <w:rPr>
                <w:rFonts w:ascii="Arial" w:hAnsi="Arial" w:cs="Arial" w:hint="eastAsia"/>
                <w:sz w:val="18"/>
                <w:szCs w:val="18"/>
              </w:rPr>
              <w:t xml:space="preserve"> </w:t>
            </w:r>
            <w:proofErr w:type="gramStart"/>
            <w:r>
              <w:rPr>
                <w:rFonts w:ascii="Arial" w:hAnsi="Arial" w:cs="Arial" w:hint="eastAsia"/>
                <w:sz w:val="18"/>
                <w:szCs w:val="18"/>
              </w:rPr>
              <w:t>方</w:t>
            </w:r>
            <w:r>
              <w:rPr>
                <w:rFonts w:ascii="Arial" w:hAnsi="Arial" w:cs="Arial"/>
                <w:sz w:val="18"/>
                <w:szCs w:val="18"/>
              </w:rPr>
              <w:t>智</w:t>
            </w:r>
            <w:r>
              <w:rPr>
                <w:rFonts w:ascii="Arial" w:hAnsi="Arial" w:cs="Arial" w:hint="eastAsia"/>
                <w:sz w:val="18"/>
                <w:szCs w:val="18"/>
              </w:rPr>
              <w:t>毅</w:t>
            </w:r>
            <w:proofErr w:type="gramEnd"/>
          </w:p>
        </w:tc>
        <w:tc>
          <w:tcPr>
            <w:tcW w:w="1734" w:type="dxa"/>
            <w:vAlign w:val="center"/>
          </w:tcPr>
          <w:p w:rsidR="00F20BAF" w:rsidRDefault="00941D1C">
            <w:pPr>
              <w:spacing w:before="100" w:beforeAutospacing="1" w:after="100" w:afterAutospacing="1"/>
              <w:jc w:val="center"/>
              <w:rPr>
                <w:rFonts w:ascii="Arial" w:hAnsi="Arial" w:cs="Arial"/>
                <w:sz w:val="18"/>
                <w:szCs w:val="18"/>
              </w:rPr>
            </w:pPr>
            <w:r>
              <w:rPr>
                <w:rFonts w:ascii="Arial" w:hAnsi="Arial" w:cs="Arial"/>
                <w:sz w:val="18"/>
                <w:szCs w:val="18"/>
              </w:rPr>
              <w:t>编写日期：</w:t>
            </w:r>
          </w:p>
        </w:tc>
        <w:tc>
          <w:tcPr>
            <w:tcW w:w="1972" w:type="dxa"/>
            <w:vAlign w:val="center"/>
          </w:tcPr>
          <w:p w:rsidR="00F20BAF" w:rsidRDefault="00941D1C">
            <w:pPr>
              <w:spacing w:before="100" w:beforeAutospacing="1" w:after="100" w:afterAutospacing="1"/>
              <w:rPr>
                <w:rFonts w:ascii="Arial" w:hAnsi="Arial" w:cs="Arial"/>
                <w:sz w:val="18"/>
                <w:szCs w:val="18"/>
              </w:rPr>
            </w:pPr>
            <w:r>
              <w:rPr>
                <w:rFonts w:ascii="Arial" w:hAnsi="Arial" w:cs="Arial" w:hint="eastAsia"/>
                <w:sz w:val="18"/>
                <w:szCs w:val="18"/>
              </w:rPr>
              <w:t>2016-05-11</w:t>
            </w:r>
          </w:p>
        </w:tc>
      </w:tr>
      <w:bookmarkEnd w:id="2"/>
    </w:tbl>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F20BAF">
      <w:pPr>
        <w:rPr>
          <w:rFonts w:ascii="Arial" w:hAnsi="Arial" w:cs="Arial"/>
        </w:rPr>
      </w:pPr>
    </w:p>
    <w:p w:rsidR="00F20BAF" w:rsidRDefault="00941D1C">
      <w:pPr>
        <w:rPr>
          <w:rFonts w:ascii="Arial" w:eastAsia="隶书" w:hAnsi="Arial" w:cs="Arial"/>
          <w:b/>
          <w:bCs/>
          <w:sz w:val="30"/>
        </w:rPr>
      </w:pPr>
      <w:r>
        <w:rPr>
          <w:rFonts w:ascii="Arial" w:eastAsia="隶书" w:hAnsi="Arial" w:cs="Arial"/>
          <w:b/>
          <w:bCs/>
          <w:sz w:val="30"/>
        </w:rPr>
        <w:br w:type="page"/>
      </w:r>
      <w:bookmarkEnd w:id="0"/>
      <w:bookmarkEnd w:id="1"/>
      <w:r>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1440"/>
        <w:gridCol w:w="5220"/>
      </w:tblGrid>
      <w:tr w:rsidR="00F20BAF">
        <w:trPr>
          <w:trHeight w:val="496"/>
        </w:trPr>
        <w:tc>
          <w:tcPr>
            <w:tcW w:w="1188" w:type="dxa"/>
            <w:shd w:val="clear" w:color="auto" w:fill="C0C0C0"/>
            <w:vAlign w:val="center"/>
          </w:tcPr>
          <w:p w:rsidR="00F20BAF" w:rsidRDefault="00941D1C">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rsidR="00F20BAF" w:rsidRDefault="00941D1C">
            <w:pPr>
              <w:jc w:val="center"/>
              <w:rPr>
                <w:rFonts w:ascii="Arial" w:hAnsi="Arial" w:cs="Arial"/>
                <w:b/>
                <w:bCs/>
              </w:rPr>
            </w:pPr>
            <w:r>
              <w:rPr>
                <w:rFonts w:ascii="Arial" w:hAnsi="Arial" w:cs="Arial"/>
                <w:b/>
                <w:bCs/>
              </w:rPr>
              <w:t>修订人</w:t>
            </w:r>
          </w:p>
        </w:tc>
        <w:tc>
          <w:tcPr>
            <w:tcW w:w="1440" w:type="dxa"/>
            <w:shd w:val="clear" w:color="auto" w:fill="C0C0C0"/>
            <w:vAlign w:val="center"/>
          </w:tcPr>
          <w:p w:rsidR="00F20BAF" w:rsidRDefault="00941D1C">
            <w:pPr>
              <w:jc w:val="center"/>
              <w:rPr>
                <w:rFonts w:ascii="Arial" w:hAnsi="Arial" w:cs="Arial"/>
                <w:b/>
                <w:bCs/>
              </w:rPr>
            </w:pPr>
            <w:r>
              <w:rPr>
                <w:rFonts w:ascii="Arial" w:hAnsi="Arial" w:cs="Arial"/>
                <w:b/>
                <w:bCs/>
              </w:rPr>
              <w:t>修订日期</w:t>
            </w:r>
          </w:p>
        </w:tc>
        <w:tc>
          <w:tcPr>
            <w:tcW w:w="5220" w:type="dxa"/>
            <w:shd w:val="clear" w:color="auto" w:fill="C0C0C0"/>
            <w:vAlign w:val="center"/>
          </w:tcPr>
          <w:p w:rsidR="00F20BAF" w:rsidRDefault="00941D1C">
            <w:pPr>
              <w:jc w:val="center"/>
              <w:rPr>
                <w:rFonts w:ascii="Arial" w:hAnsi="Arial" w:cs="Arial"/>
                <w:b/>
                <w:bCs/>
              </w:rPr>
            </w:pPr>
            <w:r>
              <w:rPr>
                <w:rFonts w:ascii="Arial" w:hAnsi="Arial" w:cs="Arial"/>
                <w:b/>
                <w:bCs/>
              </w:rPr>
              <w:t>修订描述</w:t>
            </w:r>
          </w:p>
        </w:tc>
      </w:tr>
      <w:tr w:rsidR="00F20BAF">
        <w:tc>
          <w:tcPr>
            <w:tcW w:w="1188" w:type="dxa"/>
            <w:vAlign w:val="center"/>
          </w:tcPr>
          <w:p w:rsidR="00F20BAF" w:rsidRDefault="00941D1C">
            <w:pPr>
              <w:jc w:val="center"/>
              <w:rPr>
                <w:rFonts w:ascii="Arial" w:hAnsi="Arial" w:cs="Arial"/>
              </w:rPr>
            </w:pPr>
            <w:r>
              <w:rPr>
                <w:rFonts w:ascii="Arial" w:hAnsi="Arial" w:cs="Arial"/>
              </w:rPr>
              <w:t xml:space="preserve">V </w:t>
            </w:r>
            <w:r>
              <w:rPr>
                <w:rFonts w:ascii="Arial" w:hAnsi="Arial" w:cs="Arial" w:hint="eastAsia"/>
              </w:rPr>
              <w:t>1</w:t>
            </w:r>
            <w:r>
              <w:rPr>
                <w:rFonts w:ascii="Arial" w:hAnsi="Arial" w:cs="Arial"/>
              </w:rPr>
              <w:t>.0.0</w:t>
            </w:r>
          </w:p>
        </w:tc>
        <w:tc>
          <w:tcPr>
            <w:tcW w:w="1440" w:type="dxa"/>
            <w:vAlign w:val="center"/>
          </w:tcPr>
          <w:p w:rsidR="00F20BAF" w:rsidRDefault="00941D1C">
            <w:pPr>
              <w:jc w:val="center"/>
              <w:rPr>
                <w:rFonts w:ascii="Arial" w:hAnsi="Arial" w:cs="Arial"/>
              </w:rPr>
            </w:pPr>
            <w:r>
              <w:rPr>
                <w:rFonts w:ascii="Arial" w:hAnsi="Arial" w:cs="Arial" w:hint="eastAsia"/>
              </w:rPr>
              <w:t>李金海</w:t>
            </w:r>
          </w:p>
        </w:tc>
        <w:tc>
          <w:tcPr>
            <w:tcW w:w="1440" w:type="dxa"/>
            <w:vAlign w:val="center"/>
          </w:tcPr>
          <w:p w:rsidR="00F20BAF" w:rsidRDefault="00941D1C">
            <w:pPr>
              <w:jc w:val="center"/>
              <w:rPr>
                <w:rFonts w:ascii="Arial" w:hAnsi="Arial" w:cs="Arial"/>
              </w:rPr>
            </w:pPr>
            <w:r>
              <w:rPr>
                <w:rFonts w:ascii="Arial" w:hAnsi="Arial" w:cs="Arial" w:hint="eastAsia"/>
                <w:sz w:val="18"/>
                <w:szCs w:val="18"/>
              </w:rPr>
              <w:t>2016-05-11</w:t>
            </w:r>
          </w:p>
        </w:tc>
        <w:tc>
          <w:tcPr>
            <w:tcW w:w="5220" w:type="dxa"/>
            <w:vAlign w:val="center"/>
          </w:tcPr>
          <w:p w:rsidR="00F20BAF" w:rsidRDefault="00941D1C">
            <w:pPr>
              <w:rPr>
                <w:rFonts w:ascii="Arial" w:hAnsi="Arial" w:cs="Arial"/>
                <w:color w:val="0066FF"/>
              </w:rPr>
            </w:pPr>
            <w:r>
              <w:rPr>
                <w:rFonts w:ascii="Arial" w:hAnsi="Arial" w:cs="Arial" w:hint="eastAsia"/>
                <w:color w:val="000000" w:themeColor="text1"/>
              </w:rPr>
              <w:t>初版</w:t>
            </w:r>
          </w:p>
        </w:tc>
      </w:tr>
      <w:tr w:rsidR="00F20BAF">
        <w:tc>
          <w:tcPr>
            <w:tcW w:w="1188" w:type="dxa"/>
            <w:vAlign w:val="center"/>
          </w:tcPr>
          <w:p w:rsidR="00F20BAF" w:rsidRDefault="00941D1C">
            <w:pPr>
              <w:jc w:val="center"/>
              <w:rPr>
                <w:rFonts w:ascii="Arial" w:hAnsi="Arial" w:cs="Arial"/>
                <w:color w:val="FF0000"/>
              </w:rPr>
            </w:pPr>
            <w:r>
              <w:rPr>
                <w:rFonts w:ascii="Arial" w:hAnsi="Arial" w:cs="Arial" w:hint="eastAsia"/>
                <w:color w:val="FF0000"/>
              </w:rPr>
              <w:t>V</w:t>
            </w:r>
            <w:r>
              <w:rPr>
                <w:rFonts w:ascii="Arial" w:hAnsi="Arial" w:cs="Arial"/>
                <w:color w:val="FF0000"/>
              </w:rPr>
              <w:t>1.0</w:t>
            </w:r>
            <w:r>
              <w:rPr>
                <w:rFonts w:ascii="Arial" w:hAnsi="Arial" w:cs="Arial" w:hint="eastAsia"/>
                <w:color w:val="FF0000"/>
              </w:rPr>
              <w:t>.</w:t>
            </w:r>
            <w:r>
              <w:rPr>
                <w:rFonts w:ascii="Arial" w:hAnsi="Arial" w:cs="Arial"/>
                <w:color w:val="FF0000"/>
              </w:rPr>
              <w:t>1</w:t>
            </w:r>
          </w:p>
        </w:tc>
        <w:tc>
          <w:tcPr>
            <w:tcW w:w="1440" w:type="dxa"/>
            <w:vAlign w:val="center"/>
          </w:tcPr>
          <w:p w:rsidR="00F20BAF" w:rsidRDefault="00941D1C">
            <w:pPr>
              <w:pStyle w:val="10"/>
              <w:spacing w:beforeLines="0" w:before="0" w:afterLines="0" w:after="0"/>
              <w:jc w:val="center"/>
              <w:rPr>
                <w:rFonts w:ascii="Arial" w:hAnsi="Arial" w:cs="Arial"/>
                <w:color w:val="FF0000"/>
              </w:rPr>
            </w:pPr>
            <w:proofErr w:type="gramStart"/>
            <w:r>
              <w:rPr>
                <w:rFonts w:ascii="Arial" w:hAnsi="Arial" w:cs="Arial" w:hint="eastAsia"/>
                <w:color w:val="FF0000"/>
              </w:rPr>
              <w:t>方</w:t>
            </w:r>
            <w:r>
              <w:rPr>
                <w:rFonts w:ascii="Arial" w:hAnsi="Arial" w:cs="Arial"/>
                <w:color w:val="FF0000"/>
              </w:rPr>
              <w:t>智</w:t>
            </w:r>
            <w:r>
              <w:rPr>
                <w:rFonts w:ascii="Arial" w:hAnsi="Arial" w:cs="Arial" w:hint="eastAsia"/>
                <w:color w:val="FF0000"/>
              </w:rPr>
              <w:t>毅</w:t>
            </w:r>
            <w:proofErr w:type="gramEnd"/>
          </w:p>
        </w:tc>
        <w:tc>
          <w:tcPr>
            <w:tcW w:w="1440" w:type="dxa"/>
            <w:vAlign w:val="center"/>
          </w:tcPr>
          <w:p w:rsidR="00F20BAF" w:rsidRDefault="00941D1C">
            <w:pPr>
              <w:jc w:val="center"/>
              <w:rPr>
                <w:rFonts w:ascii="Arial" w:hAnsi="Arial" w:cs="Arial"/>
                <w:color w:val="FF0000"/>
              </w:rPr>
            </w:pPr>
            <w:r>
              <w:rPr>
                <w:rFonts w:ascii="Arial" w:hAnsi="Arial" w:cs="Arial" w:hint="eastAsia"/>
                <w:color w:val="FF0000"/>
              </w:rPr>
              <w:t>2016</w:t>
            </w:r>
            <w:r>
              <w:rPr>
                <w:rFonts w:ascii="Arial" w:hAnsi="Arial" w:cs="Arial"/>
                <w:color w:val="FF0000"/>
              </w:rPr>
              <w:t>-6-2</w:t>
            </w:r>
          </w:p>
        </w:tc>
        <w:tc>
          <w:tcPr>
            <w:tcW w:w="5220" w:type="dxa"/>
            <w:vAlign w:val="center"/>
          </w:tcPr>
          <w:p w:rsidR="00F20BAF" w:rsidRDefault="00941D1C">
            <w:pPr>
              <w:rPr>
                <w:rFonts w:ascii="Arial" w:hAnsi="Arial" w:cs="Arial"/>
                <w:color w:val="FF0000"/>
              </w:rPr>
            </w:pPr>
            <w:r>
              <w:rPr>
                <w:rFonts w:ascii="Arial" w:hAnsi="Arial" w:cs="Arial" w:hint="eastAsia"/>
                <w:color w:val="FF0000"/>
              </w:rPr>
              <w:t xml:space="preserve">1 </w:t>
            </w:r>
            <w:r>
              <w:rPr>
                <w:rFonts w:ascii="Arial" w:hAnsi="Arial" w:cs="Arial"/>
                <w:color w:val="FF0000"/>
              </w:rPr>
              <w:t>产品</w:t>
            </w:r>
            <w:r>
              <w:rPr>
                <w:rFonts w:ascii="Arial" w:hAnsi="Arial" w:cs="Arial" w:hint="eastAsia"/>
                <w:color w:val="FF0000"/>
              </w:rPr>
              <w:t>列表</w:t>
            </w:r>
            <w:proofErr w:type="gramStart"/>
            <w:r>
              <w:rPr>
                <w:rFonts w:ascii="Arial" w:hAnsi="Arial" w:cs="Arial" w:hint="eastAsia"/>
                <w:color w:val="FF0000"/>
              </w:rPr>
              <w:t>页</w:t>
            </w:r>
            <w:r>
              <w:rPr>
                <w:rFonts w:ascii="Arial" w:hAnsi="Arial" w:cs="Arial"/>
                <w:color w:val="FF0000"/>
              </w:rPr>
              <w:t>如果</w:t>
            </w:r>
            <w:proofErr w:type="gramEnd"/>
            <w:r>
              <w:rPr>
                <w:rFonts w:ascii="Arial" w:hAnsi="Arial" w:cs="Arial"/>
                <w:color w:val="FF0000"/>
              </w:rPr>
              <w:t>多参数</w:t>
            </w:r>
            <w:r>
              <w:rPr>
                <w:rFonts w:ascii="Arial" w:hAnsi="Arial" w:cs="Arial" w:hint="eastAsia"/>
                <w:color w:val="FF0000"/>
              </w:rPr>
              <w:t>（价格点</w:t>
            </w:r>
            <w:r>
              <w:rPr>
                <w:rFonts w:ascii="Arial" w:hAnsi="Arial" w:cs="Arial"/>
                <w:color w:val="FF0000"/>
              </w:rPr>
              <w:t>），展示</w:t>
            </w:r>
            <w:r>
              <w:rPr>
                <w:rFonts w:ascii="Arial" w:hAnsi="Arial" w:cs="Arial" w:hint="eastAsia"/>
                <w:color w:val="FF0000"/>
              </w:rPr>
              <w:t>底价</w:t>
            </w:r>
            <w:r>
              <w:rPr>
                <w:rFonts w:ascii="Arial" w:hAnsi="Arial" w:cs="Arial"/>
                <w:color w:val="FF0000"/>
              </w:rPr>
              <w:t>最低的参数</w:t>
            </w:r>
            <w:r>
              <w:rPr>
                <w:rFonts w:ascii="Arial" w:hAnsi="Arial" w:cs="Arial" w:hint="eastAsia"/>
                <w:color w:val="FF0000"/>
              </w:rPr>
              <w:t>的</w:t>
            </w:r>
            <w:r>
              <w:rPr>
                <w:rFonts w:ascii="Arial" w:hAnsi="Arial" w:cs="Arial"/>
                <w:color w:val="FF0000"/>
              </w:rPr>
              <w:t>市场价和</w:t>
            </w:r>
            <w:r>
              <w:rPr>
                <w:rFonts w:ascii="Arial" w:hAnsi="Arial" w:cs="Arial" w:hint="eastAsia"/>
                <w:color w:val="FF0000"/>
              </w:rPr>
              <w:t>下单价</w:t>
            </w:r>
            <w:r>
              <w:rPr>
                <w:rFonts w:ascii="Arial" w:hAnsi="Arial" w:cs="Arial" w:hint="eastAsia"/>
                <w:color w:val="FF0000"/>
              </w:rPr>
              <w:t xml:space="preserve">  </w:t>
            </w:r>
            <w:r>
              <w:rPr>
                <w:rFonts w:ascii="Arial" w:hAnsi="Arial" w:cs="Arial" w:hint="eastAsia"/>
                <w:color w:val="FF0000"/>
              </w:rPr>
              <w:t>并且</w:t>
            </w:r>
            <w:r>
              <w:rPr>
                <w:rFonts w:ascii="Arial" w:hAnsi="Arial" w:cs="Arial" w:hint="eastAsia"/>
                <w:color w:val="FF0000"/>
              </w:rPr>
              <w:t xml:space="preserve"> </w:t>
            </w:r>
            <w:r>
              <w:rPr>
                <w:rFonts w:ascii="Arial" w:hAnsi="Arial" w:cs="Arial" w:hint="eastAsia"/>
                <w:color w:val="FF0000"/>
              </w:rPr>
              <w:t>加</w:t>
            </w:r>
            <w:r>
              <w:rPr>
                <w:rFonts w:ascii="Arial" w:hAnsi="Arial" w:cs="Arial" w:hint="eastAsia"/>
                <w:color w:val="FF0000"/>
              </w:rPr>
              <w:t xml:space="preserve">  </w:t>
            </w:r>
            <w:r>
              <w:rPr>
                <w:rFonts w:ascii="Arial" w:hAnsi="Arial" w:cs="Arial" w:hint="eastAsia"/>
                <w:color w:val="FF0000"/>
              </w:rPr>
              <w:t>“起</w:t>
            </w:r>
            <w:r>
              <w:rPr>
                <w:rFonts w:ascii="Arial" w:hAnsi="Arial" w:cs="Arial"/>
                <w:color w:val="FF0000"/>
              </w:rPr>
              <w:t>”</w:t>
            </w:r>
          </w:p>
          <w:p w:rsidR="00F20BAF" w:rsidRDefault="00941D1C">
            <w:pPr>
              <w:rPr>
                <w:rFonts w:ascii="Arial" w:hAnsi="Arial" w:cs="Arial"/>
                <w:color w:val="FF0000"/>
              </w:rPr>
            </w:pPr>
            <w:r>
              <w:rPr>
                <w:rFonts w:ascii="Arial" w:hAnsi="Arial" w:cs="Arial"/>
                <w:color w:val="FF0000"/>
              </w:rPr>
              <w:t xml:space="preserve">2 </w:t>
            </w:r>
            <w:r>
              <w:rPr>
                <w:rFonts w:ascii="Arial" w:hAnsi="Arial" w:cs="Arial" w:hint="eastAsia"/>
                <w:color w:val="FF0000"/>
              </w:rPr>
              <w:t>产品</w:t>
            </w:r>
            <w:r>
              <w:rPr>
                <w:rFonts w:ascii="Arial" w:hAnsi="Arial" w:cs="Arial"/>
                <w:color w:val="FF0000"/>
              </w:rPr>
              <w:t>分类追加</w:t>
            </w:r>
            <w:r>
              <w:rPr>
                <w:rFonts w:ascii="Arial" w:hAnsi="Arial" w:cs="Arial" w:hint="eastAsia"/>
                <w:color w:val="FF0000"/>
              </w:rPr>
              <w:t xml:space="preserve">  </w:t>
            </w:r>
            <w:r>
              <w:rPr>
                <w:rFonts w:ascii="Arial" w:hAnsi="Arial" w:cs="Arial" w:hint="eastAsia"/>
                <w:color w:val="FF0000"/>
              </w:rPr>
              <w:t>导游</w:t>
            </w:r>
          </w:p>
          <w:p w:rsidR="00F20BAF" w:rsidRDefault="00941D1C">
            <w:pPr>
              <w:rPr>
                <w:rFonts w:ascii="Arial" w:hAnsi="Arial" w:cs="Arial"/>
                <w:color w:val="FF0000"/>
              </w:rPr>
            </w:pPr>
            <w:r>
              <w:rPr>
                <w:rFonts w:ascii="Arial" w:hAnsi="Arial" w:cs="Arial" w:hint="eastAsia"/>
                <w:color w:val="FF0000"/>
              </w:rPr>
              <w:t xml:space="preserve">3 </w:t>
            </w:r>
            <w:r>
              <w:rPr>
                <w:rFonts w:ascii="Arial" w:hAnsi="Arial" w:cs="Arial" w:hint="eastAsia"/>
                <w:color w:val="FF0000"/>
              </w:rPr>
              <w:t>追加</w:t>
            </w:r>
            <w:r>
              <w:rPr>
                <w:rFonts w:ascii="Arial" w:hAnsi="Arial" w:cs="Arial"/>
                <w:color w:val="FF0000"/>
              </w:rPr>
              <w:t>各状态下</w:t>
            </w:r>
            <w:r>
              <w:rPr>
                <w:rFonts w:ascii="Arial" w:hAnsi="Arial" w:cs="Arial" w:hint="eastAsia"/>
                <w:color w:val="FF0000"/>
              </w:rPr>
              <w:t xml:space="preserve"> </w:t>
            </w:r>
            <w:r>
              <w:rPr>
                <w:rFonts w:ascii="Arial" w:hAnsi="Arial" w:cs="Arial" w:hint="eastAsia"/>
                <w:color w:val="FF0000"/>
              </w:rPr>
              <w:t>订单</w:t>
            </w:r>
            <w:r>
              <w:rPr>
                <w:rFonts w:ascii="Arial" w:hAnsi="Arial" w:cs="Arial"/>
                <w:color w:val="FF0000"/>
              </w:rPr>
              <w:t>详情</w:t>
            </w:r>
            <w:r>
              <w:rPr>
                <w:rFonts w:ascii="Arial" w:hAnsi="Arial" w:cs="Arial" w:hint="eastAsia"/>
                <w:color w:val="FF0000"/>
              </w:rPr>
              <w:t xml:space="preserve"> </w:t>
            </w:r>
            <w:r>
              <w:rPr>
                <w:rFonts w:ascii="Arial" w:hAnsi="Arial" w:cs="Arial" w:hint="eastAsia"/>
                <w:color w:val="FF0000"/>
              </w:rPr>
              <w:t>差异</w:t>
            </w:r>
          </w:p>
          <w:p w:rsidR="00F20BAF" w:rsidRDefault="00941D1C">
            <w:pPr>
              <w:rPr>
                <w:rFonts w:ascii="Arial" w:hAnsi="Arial" w:cs="Arial"/>
                <w:color w:val="FF0000"/>
              </w:rPr>
            </w:pPr>
            <w:r>
              <w:rPr>
                <w:rFonts w:ascii="Arial" w:hAnsi="Arial" w:cs="Arial" w:hint="eastAsia"/>
                <w:color w:val="FF0000"/>
              </w:rPr>
              <w:t xml:space="preserve">4 </w:t>
            </w:r>
            <w:r>
              <w:rPr>
                <w:rFonts w:ascii="Arial" w:hAnsi="Arial" w:cs="Arial" w:hint="eastAsia"/>
                <w:color w:val="FF0000"/>
              </w:rPr>
              <w:t>修改</w:t>
            </w:r>
            <w:r>
              <w:rPr>
                <w:rFonts w:ascii="Arial" w:hAnsi="Arial" w:cs="Arial"/>
                <w:color w:val="FF0000"/>
              </w:rPr>
              <w:t>了</w:t>
            </w:r>
            <w:r>
              <w:rPr>
                <w:rFonts w:ascii="Arial" w:hAnsi="Arial" w:cs="Arial" w:hint="eastAsia"/>
                <w:color w:val="FF0000"/>
              </w:rPr>
              <w:t xml:space="preserve"> </w:t>
            </w:r>
            <w:r>
              <w:rPr>
                <w:rFonts w:ascii="Arial" w:hAnsi="Arial" w:cs="Arial" w:hint="eastAsia"/>
                <w:color w:val="FF0000"/>
              </w:rPr>
              <w:t>产品</w:t>
            </w:r>
            <w:r>
              <w:rPr>
                <w:rFonts w:ascii="Arial" w:hAnsi="Arial" w:cs="Arial"/>
                <w:color w:val="FF0000"/>
              </w:rPr>
              <w:t>详情</w:t>
            </w:r>
            <w:r>
              <w:rPr>
                <w:rFonts w:ascii="Arial" w:hAnsi="Arial" w:cs="Arial" w:hint="eastAsia"/>
                <w:color w:val="FF0000"/>
              </w:rPr>
              <w:t>页</w:t>
            </w:r>
            <w:r>
              <w:rPr>
                <w:rFonts w:ascii="Arial" w:hAnsi="Arial" w:cs="Arial" w:hint="eastAsia"/>
                <w:color w:val="FF0000"/>
              </w:rPr>
              <w:t>/</w:t>
            </w:r>
            <w:r>
              <w:rPr>
                <w:rFonts w:ascii="Arial" w:hAnsi="Arial" w:cs="Arial" w:hint="eastAsia"/>
                <w:color w:val="FF0000"/>
              </w:rPr>
              <w:t>下单页</w:t>
            </w:r>
            <w:r>
              <w:rPr>
                <w:rFonts w:ascii="Arial" w:hAnsi="Arial" w:cs="Arial" w:hint="eastAsia"/>
                <w:color w:val="FF0000"/>
              </w:rPr>
              <w:t xml:space="preserve"> </w:t>
            </w:r>
            <w:r>
              <w:rPr>
                <w:rFonts w:ascii="Arial" w:hAnsi="Arial" w:cs="Arial" w:hint="eastAsia"/>
                <w:color w:val="FF0000"/>
              </w:rPr>
              <w:t>日历</w:t>
            </w:r>
            <w:r>
              <w:rPr>
                <w:rFonts w:ascii="Arial" w:hAnsi="Arial" w:cs="Arial"/>
                <w:color w:val="FF0000"/>
              </w:rPr>
              <w:t>控件</w:t>
            </w:r>
            <w:r>
              <w:rPr>
                <w:rFonts w:ascii="Arial" w:hAnsi="Arial" w:cs="Arial" w:hint="eastAsia"/>
                <w:color w:val="FF0000"/>
              </w:rPr>
              <w:t xml:space="preserve"> </w:t>
            </w:r>
            <w:r>
              <w:rPr>
                <w:rFonts w:ascii="Arial" w:hAnsi="Arial" w:cs="Arial" w:hint="eastAsia"/>
                <w:color w:val="FF0000"/>
              </w:rPr>
              <w:t>对</w:t>
            </w:r>
            <w:r>
              <w:rPr>
                <w:rFonts w:ascii="Arial" w:hAnsi="Arial" w:cs="Arial"/>
                <w:color w:val="FF0000"/>
              </w:rPr>
              <w:t>提前预定天数限制问题</w:t>
            </w:r>
          </w:p>
          <w:p w:rsidR="00F20BAF" w:rsidRDefault="00941D1C">
            <w:pPr>
              <w:rPr>
                <w:rFonts w:ascii="Arial" w:hAnsi="Arial" w:cs="Arial"/>
                <w:color w:val="FF0000"/>
              </w:rPr>
            </w:pPr>
            <w:r>
              <w:rPr>
                <w:rFonts w:ascii="Arial" w:hAnsi="Arial" w:cs="Arial" w:hint="eastAsia"/>
                <w:color w:val="FF0000"/>
              </w:rPr>
              <w:t>5</w:t>
            </w:r>
            <w:r>
              <w:rPr>
                <w:rFonts w:ascii="Arial" w:hAnsi="Arial" w:cs="Arial"/>
                <w:color w:val="FF0000"/>
              </w:rPr>
              <w:t xml:space="preserve"> </w:t>
            </w:r>
            <w:proofErr w:type="gramStart"/>
            <w:r>
              <w:rPr>
                <w:rFonts w:ascii="Arial" w:hAnsi="Arial" w:cs="Arial"/>
                <w:color w:val="FF0000"/>
              </w:rPr>
              <w:t>详情页对特产</w:t>
            </w:r>
            <w:proofErr w:type="gramEnd"/>
            <w:r>
              <w:rPr>
                <w:rFonts w:ascii="Arial" w:hAnsi="Arial" w:cs="Arial"/>
                <w:color w:val="FF0000"/>
              </w:rPr>
              <w:t>类做了专门处理</w:t>
            </w:r>
          </w:p>
          <w:p w:rsidR="00F20BAF" w:rsidRDefault="00941D1C">
            <w:pPr>
              <w:rPr>
                <w:rFonts w:ascii="Arial" w:hAnsi="Arial" w:cs="Arial"/>
                <w:color w:val="FF0000"/>
              </w:rPr>
            </w:pPr>
            <w:r>
              <w:rPr>
                <w:rFonts w:ascii="Arial" w:hAnsi="Arial" w:cs="Arial" w:hint="eastAsia"/>
                <w:color w:val="FF0000"/>
              </w:rPr>
              <w:t>6</w:t>
            </w:r>
            <w:r>
              <w:rPr>
                <w:rFonts w:ascii="Arial" w:hAnsi="Arial" w:cs="Arial"/>
                <w:color w:val="FF0000"/>
              </w:rPr>
              <w:t xml:space="preserve"> </w:t>
            </w:r>
            <w:r>
              <w:rPr>
                <w:rFonts w:ascii="Arial" w:hAnsi="Arial" w:cs="Arial"/>
                <w:color w:val="FF0000"/>
              </w:rPr>
              <w:t>下单页</w:t>
            </w:r>
            <w:r>
              <w:rPr>
                <w:rFonts w:ascii="Arial" w:hAnsi="Arial" w:cs="Arial" w:hint="eastAsia"/>
                <w:color w:val="FF0000"/>
              </w:rPr>
              <w:t xml:space="preserve"> </w:t>
            </w:r>
            <w:r>
              <w:rPr>
                <w:rFonts w:ascii="Arial" w:hAnsi="Arial" w:cs="Arial"/>
                <w:color w:val="FF0000"/>
              </w:rPr>
              <w:t>各个类型的下单</w:t>
            </w:r>
            <w:r>
              <w:rPr>
                <w:rFonts w:ascii="Arial" w:hAnsi="Arial" w:cs="Arial" w:hint="eastAsia"/>
                <w:color w:val="FF0000"/>
              </w:rPr>
              <w:t xml:space="preserve"> </w:t>
            </w:r>
            <w:r>
              <w:rPr>
                <w:rFonts w:ascii="Arial" w:hAnsi="Arial" w:cs="Arial"/>
                <w:color w:val="FF0000"/>
              </w:rPr>
              <w:t>修改了标题和细节</w:t>
            </w:r>
          </w:p>
          <w:p w:rsidR="00F20BAF" w:rsidRDefault="00F20BAF">
            <w:pPr>
              <w:rPr>
                <w:rFonts w:ascii="Arial" w:hAnsi="Arial" w:cs="Arial"/>
                <w:color w:val="FF0000"/>
              </w:rPr>
            </w:pPr>
          </w:p>
        </w:tc>
      </w:tr>
      <w:tr w:rsidR="00F20BAF">
        <w:tc>
          <w:tcPr>
            <w:tcW w:w="1188" w:type="dxa"/>
            <w:vAlign w:val="center"/>
          </w:tcPr>
          <w:p w:rsidR="00F20BAF" w:rsidRDefault="00941D1C">
            <w:pPr>
              <w:jc w:val="center"/>
              <w:rPr>
                <w:rFonts w:ascii="Arial" w:hAnsi="Arial" w:cs="Arial"/>
                <w:color w:val="FF0000"/>
              </w:rPr>
            </w:pPr>
            <w:r>
              <w:rPr>
                <w:rFonts w:ascii="Arial" w:hAnsi="Arial" w:cs="Arial" w:hint="eastAsia"/>
                <w:color w:val="FF0000"/>
              </w:rPr>
              <w:t>V</w:t>
            </w:r>
            <w:r>
              <w:rPr>
                <w:rFonts w:ascii="Arial" w:hAnsi="Arial" w:cs="Arial"/>
                <w:color w:val="FF0000"/>
              </w:rPr>
              <w:t>1</w:t>
            </w:r>
            <w:r>
              <w:rPr>
                <w:rFonts w:ascii="Arial" w:hAnsi="Arial" w:cs="Arial" w:hint="eastAsia"/>
                <w:color w:val="FF0000"/>
              </w:rPr>
              <w:t>.</w:t>
            </w:r>
            <w:r>
              <w:rPr>
                <w:rFonts w:ascii="Arial" w:hAnsi="Arial" w:cs="Arial"/>
                <w:color w:val="FF0000"/>
              </w:rPr>
              <w:t>0</w:t>
            </w:r>
            <w:r>
              <w:rPr>
                <w:rFonts w:ascii="Arial" w:hAnsi="Arial" w:cs="Arial" w:hint="eastAsia"/>
                <w:color w:val="FF0000"/>
              </w:rPr>
              <w:t>.</w:t>
            </w:r>
            <w:r>
              <w:rPr>
                <w:rFonts w:ascii="Arial" w:hAnsi="Arial" w:cs="Arial"/>
                <w:color w:val="FF0000"/>
              </w:rPr>
              <w:t>2</w:t>
            </w:r>
          </w:p>
        </w:tc>
        <w:tc>
          <w:tcPr>
            <w:tcW w:w="1440" w:type="dxa"/>
            <w:vAlign w:val="center"/>
          </w:tcPr>
          <w:p w:rsidR="00F20BAF" w:rsidRDefault="00941D1C">
            <w:pPr>
              <w:pStyle w:val="10"/>
              <w:spacing w:beforeLines="0" w:before="0" w:afterLines="0" w:after="0"/>
              <w:jc w:val="center"/>
              <w:rPr>
                <w:rFonts w:ascii="Arial" w:hAnsi="Arial" w:cs="Arial"/>
                <w:color w:val="FF0000"/>
              </w:rPr>
            </w:pPr>
            <w:proofErr w:type="gramStart"/>
            <w:r>
              <w:rPr>
                <w:rFonts w:ascii="Arial" w:hAnsi="Arial" w:cs="Arial" w:hint="eastAsia"/>
                <w:color w:val="FF0000"/>
              </w:rPr>
              <w:t>方</w:t>
            </w:r>
            <w:r>
              <w:rPr>
                <w:rFonts w:ascii="Arial" w:hAnsi="Arial" w:cs="Arial"/>
                <w:color w:val="FF0000"/>
              </w:rPr>
              <w:t>智</w:t>
            </w:r>
            <w:r>
              <w:rPr>
                <w:rFonts w:ascii="Arial" w:hAnsi="Arial" w:cs="Arial" w:hint="eastAsia"/>
                <w:color w:val="FF0000"/>
              </w:rPr>
              <w:t>毅</w:t>
            </w:r>
            <w:proofErr w:type="gramEnd"/>
          </w:p>
        </w:tc>
        <w:tc>
          <w:tcPr>
            <w:tcW w:w="1440" w:type="dxa"/>
            <w:vAlign w:val="center"/>
          </w:tcPr>
          <w:p w:rsidR="00F20BAF" w:rsidRDefault="00941D1C">
            <w:pPr>
              <w:jc w:val="center"/>
              <w:rPr>
                <w:rFonts w:ascii="Arial" w:hAnsi="Arial" w:cs="Arial"/>
                <w:color w:val="FF0000"/>
              </w:rPr>
            </w:pPr>
            <w:r>
              <w:rPr>
                <w:rFonts w:ascii="Arial" w:hAnsi="Arial" w:cs="Arial" w:hint="eastAsia"/>
                <w:color w:val="FF0000"/>
              </w:rPr>
              <w:t>2016</w:t>
            </w:r>
            <w:r>
              <w:rPr>
                <w:rFonts w:ascii="Arial" w:hAnsi="Arial" w:cs="Arial"/>
                <w:color w:val="FF0000"/>
              </w:rPr>
              <w:t>-6-2</w:t>
            </w:r>
          </w:p>
        </w:tc>
        <w:tc>
          <w:tcPr>
            <w:tcW w:w="5220" w:type="dxa"/>
            <w:vAlign w:val="center"/>
          </w:tcPr>
          <w:p w:rsidR="00F20BAF" w:rsidRDefault="00F20BAF">
            <w:pPr>
              <w:rPr>
                <w:rFonts w:ascii="Arial" w:hAnsi="Arial" w:cs="Arial"/>
                <w:color w:val="FF0000"/>
              </w:rPr>
            </w:pPr>
          </w:p>
        </w:tc>
      </w:tr>
      <w:tr w:rsidR="00F20BAF">
        <w:tc>
          <w:tcPr>
            <w:tcW w:w="1188" w:type="dxa"/>
            <w:vAlign w:val="center"/>
          </w:tcPr>
          <w:p w:rsidR="00F20BAF" w:rsidRDefault="00941D1C">
            <w:pPr>
              <w:jc w:val="center"/>
              <w:rPr>
                <w:rFonts w:ascii="Arial" w:hAnsi="Arial" w:cs="Arial"/>
                <w:color w:val="FF0000"/>
              </w:rPr>
            </w:pPr>
            <w:r>
              <w:rPr>
                <w:rFonts w:ascii="Arial" w:hAnsi="Arial" w:cs="Arial" w:hint="eastAsia"/>
                <w:color w:val="FF0000"/>
              </w:rPr>
              <w:t>V1.0.3</w:t>
            </w:r>
          </w:p>
        </w:tc>
        <w:tc>
          <w:tcPr>
            <w:tcW w:w="1440" w:type="dxa"/>
            <w:vAlign w:val="center"/>
          </w:tcPr>
          <w:p w:rsidR="00F20BAF" w:rsidRDefault="00941D1C">
            <w:pPr>
              <w:pStyle w:val="10"/>
              <w:spacing w:beforeLines="0" w:before="0" w:afterLines="0" w:after="0"/>
              <w:jc w:val="center"/>
              <w:rPr>
                <w:rFonts w:ascii="Arial" w:hAnsi="Arial" w:cs="Arial"/>
                <w:color w:val="FF0000"/>
              </w:rPr>
            </w:pPr>
            <w:r>
              <w:rPr>
                <w:rFonts w:ascii="Arial" w:hAnsi="Arial" w:cs="Arial" w:hint="eastAsia"/>
                <w:color w:val="FF0000"/>
              </w:rPr>
              <w:t>吴婷</w:t>
            </w:r>
          </w:p>
        </w:tc>
        <w:tc>
          <w:tcPr>
            <w:tcW w:w="1440" w:type="dxa"/>
            <w:vAlign w:val="center"/>
          </w:tcPr>
          <w:p w:rsidR="00F20BAF" w:rsidRDefault="00941D1C">
            <w:pPr>
              <w:jc w:val="center"/>
              <w:rPr>
                <w:rFonts w:ascii="Arial" w:hAnsi="Arial" w:cs="Arial"/>
                <w:color w:val="FF0000"/>
              </w:rPr>
            </w:pPr>
            <w:r>
              <w:rPr>
                <w:rFonts w:ascii="Arial" w:hAnsi="Arial" w:cs="Arial" w:hint="eastAsia"/>
                <w:color w:val="FF0000"/>
              </w:rPr>
              <w:t>2016-6-3</w:t>
            </w:r>
          </w:p>
        </w:tc>
        <w:tc>
          <w:tcPr>
            <w:tcW w:w="5220" w:type="dxa"/>
            <w:vAlign w:val="center"/>
          </w:tcPr>
          <w:p w:rsidR="00F20BAF" w:rsidRDefault="00941D1C">
            <w:pPr>
              <w:rPr>
                <w:rFonts w:ascii="Arial" w:hAnsi="Arial" w:cs="Arial"/>
                <w:color w:val="FF0000"/>
              </w:rPr>
            </w:pPr>
            <w:r>
              <w:rPr>
                <w:rFonts w:ascii="Arial" w:hAnsi="Arial" w:cs="Arial" w:hint="eastAsia"/>
                <w:color w:val="FF0000"/>
              </w:rPr>
              <w:t>补充支付流程说明</w:t>
            </w:r>
          </w:p>
        </w:tc>
      </w:tr>
      <w:tr w:rsidR="00941D1C">
        <w:tc>
          <w:tcPr>
            <w:tcW w:w="1188" w:type="dxa"/>
            <w:vAlign w:val="center"/>
          </w:tcPr>
          <w:p w:rsidR="00941D1C" w:rsidRDefault="00941D1C">
            <w:pPr>
              <w:jc w:val="center"/>
              <w:rPr>
                <w:rFonts w:ascii="Arial" w:hAnsi="Arial" w:cs="Arial"/>
                <w:color w:val="FF0000"/>
              </w:rPr>
            </w:pPr>
            <w:r>
              <w:rPr>
                <w:rFonts w:ascii="Arial" w:hAnsi="Arial" w:cs="Arial"/>
                <w:color w:val="FF0000"/>
              </w:rPr>
              <w:t>V</w:t>
            </w:r>
            <w:r>
              <w:rPr>
                <w:rFonts w:ascii="Arial" w:hAnsi="Arial" w:cs="Arial" w:hint="eastAsia"/>
                <w:color w:val="FF0000"/>
              </w:rPr>
              <w:t>1.0.4</w:t>
            </w:r>
          </w:p>
        </w:tc>
        <w:tc>
          <w:tcPr>
            <w:tcW w:w="1440" w:type="dxa"/>
            <w:vAlign w:val="center"/>
          </w:tcPr>
          <w:p w:rsidR="00941D1C" w:rsidRDefault="00941D1C">
            <w:pPr>
              <w:pStyle w:val="10"/>
              <w:spacing w:beforeLines="0" w:before="0" w:afterLines="0" w:after="0"/>
              <w:jc w:val="center"/>
              <w:rPr>
                <w:rFonts w:ascii="Arial" w:hAnsi="Arial" w:cs="Arial"/>
                <w:color w:val="FF0000"/>
              </w:rPr>
            </w:pPr>
            <w:proofErr w:type="gramStart"/>
            <w:r>
              <w:rPr>
                <w:rFonts w:ascii="Arial" w:hAnsi="Arial" w:cs="Arial" w:hint="eastAsia"/>
                <w:color w:val="FF0000"/>
              </w:rPr>
              <w:t>俆逸轩</w:t>
            </w:r>
            <w:proofErr w:type="gramEnd"/>
          </w:p>
        </w:tc>
        <w:tc>
          <w:tcPr>
            <w:tcW w:w="1440" w:type="dxa"/>
            <w:vAlign w:val="center"/>
          </w:tcPr>
          <w:p w:rsidR="00941D1C" w:rsidRDefault="00941D1C">
            <w:pPr>
              <w:jc w:val="center"/>
              <w:rPr>
                <w:rFonts w:ascii="Arial" w:hAnsi="Arial" w:cs="Arial"/>
                <w:color w:val="FF0000"/>
              </w:rPr>
            </w:pPr>
            <w:r>
              <w:rPr>
                <w:rFonts w:ascii="Arial" w:hAnsi="Arial" w:cs="Arial" w:hint="eastAsia"/>
                <w:color w:val="FF0000"/>
              </w:rPr>
              <w:t>2016-6-14</w:t>
            </w:r>
          </w:p>
        </w:tc>
        <w:tc>
          <w:tcPr>
            <w:tcW w:w="5220" w:type="dxa"/>
            <w:vAlign w:val="center"/>
          </w:tcPr>
          <w:p w:rsidR="00941D1C" w:rsidRDefault="00941D1C">
            <w:pPr>
              <w:rPr>
                <w:rFonts w:ascii="Arial" w:hAnsi="Arial" w:cs="Arial"/>
                <w:color w:val="FF0000"/>
              </w:rPr>
            </w:pPr>
            <w:r>
              <w:rPr>
                <w:rFonts w:ascii="Arial" w:hAnsi="Arial" w:cs="Arial" w:hint="eastAsia"/>
                <w:color w:val="FF0000"/>
              </w:rPr>
              <w:t>去掉了产品</w:t>
            </w:r>
            <w:proofErr w:type="gramStart"/>
            <w:r>
              <w:rPr>
                <w:rFonts w:ascii="Arial" w:hAnsi="Arial" w:cs="Arial" w:hint="eastAsia"/>
                <w:color w:val="FF0000"/>
              </w:rPr>
              <w:t>高搜中</w:t>
            </w:r>
            <w:proofErr w:type="gramEnd"/>
            <w:r>
              <w:rPr>
                <w:rFonts w:ascii="Arial" w:hAnsi="Arial" w:cs="Arial" w:hint="eastAsia"/>
                <w:color w:val="FF0000"/>
              </w:rPr>
              <w:t>产品分类及订单类型中的住宿类型</w:t>
            </w:r>
            <w:r w:rsidR="00D90C70">
              <w:rPr>
                <w:rFonts w:ascii="Arial" w:hAnsi="Arial" w:cs="Arial" w:hint="eastAsia"/>
                <w:color w:val="FF0000"/>
              </w:rPr>
              <w:t>，去掉包车下单项中的结束日期</w:t>
            </w:r>
          </w:p>
        </w:tc>
      </w:tr>
      <w:tr w:rsidR="00237379" w:rsidTr="00237379">
        <w:tc>
          <w:tcPr>
            <w:tcW w:w="1188" w:type="dxa"/>
            <w:shd w:val="clear" w:color="auto" w:fill="FFFFFF" w:themeFill="background1"/>
            <w:vAlign w:val="center"/>
          </w:tcPr>
          <w:p w:rsidR="00237379" w:rsidRPr="00237379" w:rsidRDefault="00237379">
            <w:pPr>
              <w:jc w:val="center"/>
              <w:rPr>
                <w:rFonts w:ascii="Arial" w:hAnsi="Arial" w:cs="Arial"/>
                <w:color w:val="FF0000"/>
              </w:rPr>
            </w:pPr>
            <w:r w:rsidRPr="00237379">
              <w:rPr>
                <w:rFonts w:ascii="Arial" w:hAnsi="Arial" w:cs="Arial" w:hint="eastAsia"/>
                <w:color w:val="FF0000"/>
              </w:rPr>
              <w:t>V1.0.5</w:t>
            </w:r>
          </w:p>
        </w:tc>
        <w:tc>
          <w:tcPr>
            <w:tcW w:w="1440" w:type="dxa"/>
            <w:shd w:val="clear" w:color="auto" w:fill="FFFFFF" w:themeFill="background1"/>
            <w:vAlign w:val="center"/>
          </w:tcPr>
          <w:p w:rsidR="00237379" w:rsidRPr="00237379" w:rsidRDefault="00237379">
            <w:pPr>
              <w:pStyle w:val="10"/>
              <w:spacing w:beforeLines="0" w:before="0" w:afterLines="0" w:after="0"/>
              <w:jc w:val="center"/>
              <w:rPr>
                <w:rFonts w:ascii="Arial" w:hAnsi="Arial" w:cs="Arial" w:hint="eastAsia"/>
                <w:color w:val="FF0000"/>
              </w:rPr>
            </w:pPr>
            <w:proofErr w:type="gramStart"/>
            <w:r w:rsidRPr="00237379">
              <w:rPr>
                <w:rFonts w:ascii="Arial" w:hAnsi="Arial" w:cs="Arial" w:hint="eastAsia"/>
                <w:color w:val="FF0000"/>
              </w:rPr>
              <w:t>俆逸轩</w:t>
            </w:r>
            <w:proofErr w:type="gramEnd"/>
          </w:p>
        </w:tc>
        <w:tc>
          <w:tcPr>
            <w:tcW w:w="1440" w:type="dxa"/>
            <w:shd w:val="clear" w:color="auto" w:fill="FFFFFF" w:themeFill="background1"/>
            <w:vAlign w:val="center"/>
          </w:tcPr>
          <w:p w:rsidR="00237379" w:rsidRPr="00237379" w:rsidRDefault="00237379">
            <w:pPr>
              <w:jc w:val="center"/>
              <w:rPr>
                <w:rFonts w:ascii="Arial" w:hAnsi="Arial" w:cs="Arial" w:hint="eastAsia"/>
                <w:color w:val="FF0000"/>
              </w:rPr>
            </w:pPr>
            <w:r w:rsidRPr="00237379">
              <w:rPr>
                <w:rFonts w:ascii="Arial" w:hAnsi="Arial" w:cs="Arial" w:hint="eastAsia"/>
                <w:color w:val="FF0000"/>
              </w:rPr>
              <w:t>2016-6-15</w:t>
            </w:r>
          </w:p>
        </w:tc>
        <w:tc>
          <w:tcPr>
            <w:tcW w:w="5220" w:type="dxa"/>
            <w:shd w:val="clear" w:color="auto" w:fill="FFFFFF" w:themeFill="background1"/>
            <w:vAlign w:val="center"/>
          </w:tcPr>
          <w:p w:rsidR="00237379" w:rsidRPr="00237379" w:rsidRDefault="00237379">
            <w:pPr>
              <w:rPr>
                <w:rFonts w:ascii="Arial" w:hAnsi="Arial" w:cs="Arial" w:hint="eastAsia"/>
                <w:color w:val="FF0000"/>
              </w:rPr>
            </w:pPr>
            <w:r>
              <w:rPr>
                <w:rFonts w:ascii="Arial" w:hAnsi="Arial" w:cs="Arial" w:hint="eastAsia"/>
                <w:color w:val="FF0000"/>
              </w:rPr>
              <w:t>新增特产详情页</w:t>
            </w:r>
            <w:r w:rsidR="007E1FC8">
              <w:rPr>
                <w:rFonts w:ascii="Arial" w:hAnsi="Arial" w:cs="Arial" w:hint="eastAsia"/>
                <w:color w:val="FF0000"/>
              </w:rPr>
              <w:t xml:space="preserve"> 4.3.3</w:t>
            </w:r>
            <w:r w:rsidR="007E1FC8">
              <w:rPr>
                <w:rFonts w:ascii="Arial" w:hAnsi="Arial" w:cs="Arial" w:hint="eastAsia"/>
                <w:color w:val="FF0000"/>
              </w:rPr>
              <w:t>小节</w:t>
            </w:r>
          </w:p>
        </w:tc>
      </w:tr>
    </w:tbl>
    <w:p w:rsidR="00F20BAF" w:rsidRDefault="00941D1C">
      <w:pPr>
        <w:rPr>
          <w:rFonts w:ascii="Arial" w:hAnsi="Arial" w:cs="Arial"/>
          <w:b/>
          <w:sz w:val="28"/>
          <w:szCs w:val="28"/>
        </w:rPr>
      </w:pPr>
      <w:r>
        <w:rPr>
          <w:rFonts w:ascii="Arial" w:hAnsi="Arial" w:cs="Arial" w:hint="eastAsia"/>
          <w:b/>
          <w:sz w:val="28"/>
          <w:szCs w:val="28"/>
        </w:rPr>
        <w:t>需求提供</w:t>
      </w:r>
      <w:r>
        <w:rPr>
          <w:rFonts w:ascii="Arial" w:hAnsi="Arial" w:cs="Arial"/>
          <w:b/>
          <w:sz w:val="28"/>
          <w:szCs w:val="28"/>
        </w:rPr>
        <w:t>方</w:t>
      </w:r>
      <w:r>
        <w:rPr>
          <w:rFonts w:ascii="Arial" w:hAnsi="Arial" w:cs="Arial" w:hint="eastAsia"/>
          <w:b/>
          <w:sz w:val="28"/>
          <w:szCs w:val="28"/>
        </w:rPr>
        <w:t>确认</w:t>
      </w:r>
      <w:r>
        <w:rPr>
          <w:rFonts w:ascii="Arial" w:hAnsi="Arial" w:cs="Arial"/>
          <w:b/>
          <w:sz w:val="28"/>
          <w:szCs w:val="28"/>
        </w:rPr>
        <w:t>记录</w:t>
      </w:r>
      <w:r>
        <w:rPr>
          <w:rFonts w:ascii="Arial" w:hAnsi="Arial" w:cs="Arial" w:hint="eastAsia"/>
          <w:b/>
          <w:sz w:val="28"/>
          <w:szCs w:val="28"/>
        </w:rPr>
        <w:t>：</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5"/>
        <w:gridCol w:w="1323"/>
        <w:gridCol w:w="1440"/>
        <w:gridCol w:w="2482"/>
        <w:gridCol w:w="2835"/>
      </w:tblGrid>
      <w:tr w:rsidR="00F20BAF">
        <w:trPr>
          <w:trHeight w:val="496"/>
        </w:trPr>
        <w:tc>
          <w:tcPr>
            <w:tcW w:w="1305" w:type="dxa"/>
            <w:shd w:val="clear" w:color="auto" w:fill="C0C0C0"/>
            <w:vAlign w:val="center"/>
          </w:tcPr>
          <w:p w:rsidR="00F20BAF" w:rsidRDefault="00941D1C">
            <w:pPr>
              <w:ind w:left="1"/>
              <w:jc w:val="center"/>
              <w:rPr>
                <w:rFonts w:ascii="Arial" w:hAnsi="Arial" w:cs="Arial"/>
                <w:b/>
                <w:bCs/>
              </w:rPr>
            </w:pPr>
            <w:r>
              <w:rPr>
                <w:rFonts w:ascii="Arial" w:hAnsi="Arial" w:cs="Arial" w:hint="eastAsia"/>
                <w:b/>
                <w:bCs/>
              </w:rPr>
              <w:t>确认人</w:t>
            </w:r>
          </w:p>
        </w:tc>
        <w:tc>
          <w:tcPr>
            <w:tcW w:w="1323" w:type="dxa"/>
            <w:shd w:val="clear" w:color="auto" w:fill="C0C0C0"/>
            <w:vAlign w:val="center"/>
          </w:tcPr>
          <w:p w:rsidR="00F20BAF" w:rsidRDefault="00941D1C">
            <w:pPr>
              <w:jc w:val="center"/>
              <w:rPr>
                <w:rFonts w:ascii="Arial" w:hAnsi="Arial" w:cs="Arial"/>
                <w:b/>
                <w:bCs/>
              </w:rPr>
            </w:pPr>
            <w:r>
              <w:rPr>
                <w:rFonts w:ascii="Arial" w:hAnsi="Arial" w:cs="Arial" w:hint="eastAsia"/>
                <w:b/>
                <w:bCs/>
              </w:rPr>
              <w:t>确认</w:t>
            </w:r>
            <w:r>
              <w:rPr>
                <w:rFonts w:ascii="Arial" w:hAnsi="Arial" w:cs="Arial"/>
                <w:b/>
                <w:bCs/>
              </w:rPr>
              <w:t>时间</w:t>
            </w:r>
          </w:p>
        </w:tc>
        <w:tc>
          <w:tcPr>
            <w:tcW w:w="1440" w:type="dxa"/>
            <w:shd w:val="clear" w:color="auto" w:fill="C0C0C0"/>
          </w:tcPr>
          <w:p w:rsidR="00F20BAF" w:rsidRDefault="00941D1C">
            <w:pPr>
              <w:spacing w:line="360" w:lineRule="auto"/>
              <w:jc w:val="center"/>
              <w:rPr>
                <w:rFonts w:ascii="Arial" w:hAnsi="Arial" w:cs="Arial"/>
                <w:b/>
                <w:bCs/>
              </w:rPr>
            </w:pPr>
            <w:r>
              <w:rPr>
                <w:rFonts w:ascii="Arial" w:hAnsi="Arial" w:cs="Arial" w:hint="eastAsia"/>
                <w:b/>
                <w:bCs/>
              </w:rPr>
              <w:t>确认</w:t>
            </w:r>
            <w:r>
              <w:rPr>
                <w:rFonts w:ascii="Arial" w:hAnsi="Arial" w:cs="Arial"/>
                <w:b/>
                <w:bCs/>
              </w:rPr>
              <w:t>方式</w:t>
            </w:r>
          </w:p>
        </w:tc>
        <w:tc>
          <w:tcPr>
            <w:tcW w:w="2482" w:type="dxa"/>
            <w:shd w:val="clear" w:color="auto" w:fill="C0C0C0"/>
            <w:vAlign w:val="center"/>
          </w:tcPr>
          <w:p w:rsidR="00F20BAF" w:rsidRDefault="00941D1C">
            <w:pPr>
              <w:jc w:val="center"/>
              <w:rPr>
                <w:rFonts w:ascii="Arial" w:hAnsi="Arial" w:cs="Arial"/>
                <w:b/>
                <w:bCs/>
              </w:rPr>
            </w:pPr>
            <w:r>
              <w:rPr>
                <w:rFonts w:ascii="Arial" w:hAnsi="Arial" w:cs="Arial" w:hint="eastAsia"/>
                <w:b/>
                <w:bCs/>
              </w:rPr>
              <w:t>确认内容</w:t>
            </w:r>
          </w:p>
        </w:tc>
        <w:tc>
          <w:tcPr>
            <w:tcW w:w="2835" w:type="dxa"/>
            <w:shd w:val="clear" w:color="auto" w:fill="C0C0C0"/>
            <w:vAlign w:val="center"/>
          </w:tcPr>
          <w:p w:rsidR="00F20BAF" w:rsidRDefault="00941D1C">
            <w:pPr>
              <w:jc w:val="center"/>
              <w:rPr>
                <w:rFonts w:ascii="Arial" w:hAnsi="Arial" w:cs="Arial"/>
                <w:b/>
                <w:bCs/>
              </w:rPr>
            </w:pPr>
            <w:r>
              <w:rPr>
                <w:rFonts w:ascii="Arial" w:hAnsi="Arial" w:cs="Arial" w:hint="eastAsia"/>
                <w:b/>
                <w:bCs/>
              </w:rPr>
              <w:t>确认结果</w:t>
            </w:r>
          </w:p>
        </w:tc>
      </w:tr>
      <w:tr w:rsidR="00F20BAF">
        <w:tc>
          <w:tcPr>
            <w:tcW w:w="1305" w:type="dxa"/>
            <w:vAlign w:val="center"/>
          </w:tcPr>
          <w:p w:rsidR="00F20BAF" w:rsidRDefault="00F20BAF">
            <w:pPr>
              <w:jc w:val="center"/>
              <w:rPr>
                <w:rFonts w:ascii="Arial" w:hAnsi="Arial" w:cs="Arial"/>
                <w:color w:val="000000" w:themeColor="text1"/>
                <w:sz w:val="13"/>
                <w:szCs w:val="13"/>
              </w:rPr>
            </w:pPr>
          </w:p>
        </w:tc>
        <w:tc>
          <w:tcPr>
            <w:tcW w:w="1323" w:type="dxa"/>
            <w:vAlign w:val="center"/>
          </w:tcPr>
          <w:p w:rsidR="00F20BAF" w:rsidRDefault="00F20BAF">
            <w:pPr>
              <w:jc w:val="center"/>
              <w:rPr>
                <w:rFonts w:ascii="Arial" w:hAnsi="Arial" w:cs="Arial"/>
                <w:color w:val="000000" w:themeColor="text1"/>
                <w:sz w:val="13"/>
                <w:szCs w:val="13"/>
              </w:rPr>
            </w:pPr>
          </w:p>
        </w:tc>
        <w:tc>
          <w:tcPr>
            <w:tcW w:w="1440" w:type="dxa"/>
          </w:tcPr>
          <w:p w:rsidR="00F20BAF" w:rsidRDefault="00F20BAF">
            <w:pPr>
              <w:jc w:val="center"/>
              <w:rPr>
                <w:rFonts w:ascii="Arial" w:hAnsi="Arial" w:cs="Arial"/>
                <w:color w:val="000000" w:themeColor="text1"/>
                <w:sz w:val="13"/>
                <w:szCs w:val="13"/>
              </w:rPr>
            </w:pPr>
          </w:p>
        </w:tc>
        <w:tc>
          <w:tcPr>
            <w:tcW w:w="2482" w:type="dxa"/>
            <w:vAlign w:val="center"/>
          </w:tcPr>
          <w:p w:rsidR="00F20BAF" w:rsidRDefault="00F20BAF">
            <w:pPr>
              <w:jc w:val="center"/>
              <w:rPr>
                <w:rFonts w:ascii="Arial" w:hAnsi="Arial" w:cs="Arial"/>
                <w:color w:val="000000" w:themeColor="text1"/>
                <w:sz w:val="13"/>
                <w:szCs w:val="13"/>
              </w:rPr>
            </w:pPr>
          </w:p>
        </w:tc>
        <w:tc>
          <w:tcPr>
            <w:tcW w:w="2835" w:type="dxa"/>
            <w:vAlign w:val="center"/>
          </w:tcPr>
          <w:p w:rsidR="00F20BAF" w:rsidRDefault="00F20BAF">
            <w:pPr>
              <w:rPr>
                <w:rFonts w:ascii="Arial" w:hAnsi="Arial" w:cs="Arial"/>
                <w:color w:val="000000" w:themeColor="text1"/>
                <w:sz w:val="13"/>
                <w:szCs w:val="13"/>
              </w:rPr>
            </w:pPr>
          </w:p>
        </w:tc>
      </w:tr>
      <w:tr w:rsidR="00F20BAF">
        <w:tc>
          <w:tcPr>
            <w:tcW w:w="1305" w:type="dxa"/>
            <w:vAlign w:val="center"/>
          </w:tcPr>
          <w:p w:rsidR="00F20BAF" w:rsidRDefault="00F20BAF">
            <w:pPr>
              <w:jc w:val="center"/>
              <w:rPr>
                <w:rFonts w:ascii="Arial" w:hAnsi="Arial" w:cs="Arial"/>
                <w:color w:val="000000" w:themeColor="text1"/>
                <w:sz w:val="13"/>
                <w:szCs w:val="13"/>
              </w:rPr>
            </w:pPr>
          </w:p>
        </w:tc>
        <w:tc>
          <w:tcPr>
            <w:tcW w:w="1323" w:type="dxa"/>
            <w:vAlign w:val="center"/>
          </w:tcPr>
          <w:p w:rsidR="00F20BAF" w:rsidRDefault="00F20BAF">
            <w:pPr>
              <w:jc w:val="center"/>
              <w:rPr>
                <w:rFonts w:ascii="Arial" w:hAnsi="Arial" w:cs="Arial"/>
                <w:color w:val="000000" w:themeColor="text1"/>
                <w:sz w:val="13"/>
                <w:szCs w:val="13"/>
              </w:rPr>
            </w:pPr>
          </w:p>
        </w:tc>
        <w:tc>
          <w:tcPr>
            <w:tcW w:w="1440" w:type="dxa"/>
          </w:tcPr>
          <w:p w:rsidR="00F20BAF" w:rsidRDefault="00F20BAF">
            <w:pPr>
              <w:jc w:val="center"/>
              <w:rPr>
                <w:rFonts w:ascii="Arial" w:hAnsi="Arial" w:cs="Arial"/>
                <w:color w:val="000000" w:themeColor="text1"/>
                <w:sz w:val="13"/>
                <w:szCs w:val="13"/>
              </w:rPr>
            </w:pPr>
          </w:p>
        </w:tc>
        <w:tc>
          <w:tcPr>
            <w:tcW w:w="2482" w:type="dxa"/>
            <w:vAlign w:val="center"/>
          </w:tcPr>
          <w:p w:rsidR="00F20BAF" w:rsidRDefault="00F20BAF">
            <w:pPr>
              <w:jc w:val="center"/>
              <w:rPr>
                <w:rFonts w:ascii="Arial" w:hAnsi="Arial" w:cs="Arial"/>
                <w:color w:val="000000" w:themeColor="text1"/>
                <w:sz w:val="13"/>
                <w:szCs w:val="13"/>
              </w:rPr>
            </w:pPr>
          </w:p>
        </w:tc>
        <w:tc>
          <w:tcPr>
            <w:tcW w:w="2835" w:type="dxa"/>
            <w:vAlign w:val="center"/>
          </w:tcPr>
          <w:p w:rsidR="00F20BAF" w:rsidRDefault="00F20BAF">
            <w:pPr>
              <w:rPr>
                <w:rFonts w:ascii="Arial" w:hAnsi="Arial" w:cs="Arial"/>
                <w:color w:val="000000" w:themeColor="text1"/>
                <w:sz w:val="13"/>
                <w:szCs w:val="13"/>
              </w:rPr>
            </w:pPr>
          </w:p>
        </w:tc>
      </w:tr>
    </w:tbl>
    <w:p w:rsidR="00F20BAF" w:rsidRDefault="00941D1C">
      <w:pPr>
        <w:rPr>
          <w:rFonts w:ascii="Arial" w:hAnsi="Arial" w:cs="Arial"/>
          <w:b/>
          <w:sz w:val="28"/>
          <w:szCs w:val="28"/>
        </w:rPr>
      </w:pPr>
      <w:r>
        <w:rPr>
          <w:rFonts w:ascii="Arial" w:hAnsi="Arial" w:cs="Arial" w:hint="eastAsia"/>
          <w:b/>
          <w:sz w:val="28"/>
          <w:szCs w:val="28"/>
        </w:rPr>
        <w:t>开发同事确认</w:t>
      </w:r>
      <w:r>
        <w:rPr>
          <w:rFonts w:ascii="Arial" w:hAnsi="Arial" w:cs="Arial"/>
          <w:b/>
          <w:sz w:val="28"/>
          <w:szCs w:val="28"/>
        </w:rPr>
        <w:t>记录</w:t>
      </w:r>
      <w:r>
        <w:rPr>
          <w:rFonts w:ascii="Arial" w:hAnsi="Arial" w:cs="Arial" w:hint="eastAsia"/>
          <w:b/>
          <w:sz w:val="28"/>
          <w:szCs w:val="28"/>
        </w:rPr>
        <w:t>：</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5"/>
        <w:gridCol w:w="1323"/>
        <w:gridCol w:w="1440"/>
        <w:gridCol w:w="2482"/>
        <w:gridCol w:w="2835"/>
      </w:tblGrid>
      <w:tr w:rsidR="00F20BAF">
        <w:trPr>
          <w:trHeight w:val="496"/>
        </w:trPr>
        <w:tc>
          <w:tcPr>
            <w:tcW w:w="1305" w:type="dxa"/>
            <w:shd w:val="clear" w:color="auto" w:fill="C0C0C0"/>
            <w:vAlign w:val="center"/>
          </w:tcPr>
          <w:p w:rsidR="00F20BAF" w:rsidRDefault="00941D1C">
            <w:pPr>
              <w:ind w:left="1"/>
              <w:jc w:val="center"/>
              <w:rPr>
                <w:rFonts w:ascii="Arial" w:hAnsi="Arial" w:cs="Arial"/>
                <w:b/>
                <w:bCs/>
              </w:rPr>
            </w:pPr>
            <w:r>
              <w:rPr>
                <w:rFonts w:ascii="Arial" w:hAnsi="Arial" w:cs="Arial" w:hint="eastAsia"/>
                <w:b/>
                <w:bCs/>
              </w:rPr>
              <w:t>确认人</w:t>
            </w:r>
          </w:p>
        </w:tc>
        <w:tc>
          <w:tcPr>
            <w:tcW w:w="1323" w:type="dxa"/>
            <w:shd w:val="clear" w:color="auto" w:fill="C0C0C0"/>
            <w:vAlign w:val="center"/>
          </w:tcPr>
          <w:p w:rsidR="00F20BAF" w:rsidRDefault="00941D1C">
            <w:pPr>
              <w:jc w:val="center"/>
              <w:rPr>
                <w:rFonts w:ascii="Arial" w:hAnsi="Arial" w:cs="Arial"/>
                <w:b/>
                <w:bCs/>
              </w:rPr>
            </w:pPr>
            <w:r>
              <w:rPr>
                <w:rFonts w:ascii="Arial" w:hAnsi="Arial" w:cs="Arial" w:hint="eastAsia"/>
                <w:b/>
                <w:bCs/>
              </w:rPr>
              <w:t>确认</w:t>
            </w:r>
            <w:r>
              <w:rPr>
                <w:rFonts w:ascii="Arial" w:hAnsi="Arial" w:cs="Arial"/>
                <w:b/>
                <w:bCs/>
              </w:rPr>
              <w:t>时间</w:t>
            </w:r>
          </w:p>
        </w:tc>
        <w:tc>
          <w:tcPr>
            <w:tcW w:w="1440" w:type="dxa"/>
            <w:shd w:val="clear" w:color="auto" w:fill="C0C0C0"/>
          </w:tcPr>
          <w:p w:rsidR="00F20BAF" w:rsidRDefault="00941D1C">
            <w:pPr>
              <w:spacing w:line="360" w:lineRule="auto"/>
              <w:jc w:val="center"/>
              <w:rPr>
                <w:rFonts w:ascii="Arial" w:hAnsi="Arial" w:cs="Arial"/>
                <w:b/>
                <w:bCs/>
              </w:rPr>
            </w:pPr>
            <w:r>
              <w:rPr>
                <w:rFonts w:ascii="Arial" w:hAnsi="Arial" w:cs="Arial" w:hint="eastAsia"/>
                <w:b/>
                <w:bCs/>
              </w:rPr>
              <w:t>确认</w:t>
            </w:r>
            <w:r>
              <w:rPr>
                <w:rFonts w:ascii="Arial" w:hAnsi="Arial" w:cs="Arial"/>
                <w:b/>
                <w:bCs/>
              </w:rPr>
              <w:t>方式</w:t>
            </w:r>
          </w:p>
        </w:tc>
        <w:tc>
          <w:tcPr>
            <w:tcW w:w="2482" w:type="dxa"/>
            <w:shd w:val="clear" w:color="auto" w:fill="C0C0C0"/>
            <w:vAlign w:val="center"/>
          </w:tcPr>
          <w:p w:rsidR="00F20BAF" w:rsidRDefault="00941D1C">
            <w:pPr>
              <w:jc w:val="center"/>
              <w:rPr>
                <w:rFonts w:ascii="Arial" w:hAnsi="Arial" w:cs="Arial"/>
                <w:b/>
                <w:bCs/>
              </w:rPr>
            </w:pPr>
            <w:r>
              <w:rPr>
                <w:rFonts w:ascii="Arial" w:hAnsi="Arial" w:cs="Arial" w:hint="eastAsia"/>
                <w:b/>
                <w:bCs/>
              </w:rPr>
              <w:t>确认内容</w:t>
            </w:r>
          </w:p>
        </w:tc>
        <w:tc>
          <w:tcPr>
            <w:tcW w:w="2835" w:type="dxa"/>
            <w:shd w:val="clear" w:color="auto" w:fill="C0C0C0"/>
            <w:vAlign w:val="center"/>
          </w:tcPr>
          <w:p w:rsidR="00F20BAF" w:rsidRDefault="00941D1C">
            <w:pPr>
              <w:jc w:val="center"/>
              <w:rPr>
                <w:rFonts w:ascii="Arial" w:hAnsi="Arial" w:cs="Arial"/>
                <w:b/>
                <w:bCs/>
              </w:rPr>
            </w:pPr>
            <w:r>
              <w:rPr>
                <w:rFonts w:ascii="Arial" w:hAnsi="Arial" w:cs="Arial" w:hint="eastAsia"/>
                <w:b/>
                <w:bCs/>
              </w:rPr>
              <w:t>确认结果</w:t>
            </w:r>
          </w:p>
        </w:tc>
      </w:tr>
      <w:tr w:rsidR="00F20BAF">
        <w:tc>
          <w:tcPr>
            <w:tcW w:w="1305" w:type="dxa"/>
            <w:vAlign w:val="center"/>
          </w:tcPr>
          <w:p w:rsidR="00F20BAF" w:rsidRDefault="00F20BAF">
            <w:pPr>
              <w:jc w:val="center"/>
              <w:rPr>
                <w:rFonts w:ascii="Arial" w:hAnsi="Arial" w:cs="Arial"/>
                <w:sz w:val="13"/>
                <w:szCs w:val="13"/>
              </w:rPr>
            </w:pPr>
          </w:p>
        </w:tc>
        <w:tc>
          <w:tcPr>
            <w:tcW w:w="1323" w:type="dxa"/>
            <w:vAlign w:val="center"/>
          </w:tcPr>
          <w:p w:rsidR="00F20BAF" w:rsidRDefault="00F20BAF">
            <w:pPr>
              <w:jc w:val="center"/>
              <w:rPr>
                <w:rFonts w:ascii="Arial" w:hAnsi="Arial" w:cs="Arial"/>
                <w:sz w:val="13"/>
                <w:szCs w:val="13"/>
              </w:rPr>
            </w:pPr>
          </w:p>
        </w:tc>
        <w:tc>
          <w:tcPr>
            <w:tcW w:w="1440" w:type="dxa"/>
          </w:tcPr>
          <w:p w:rsidR="00F20BAF" w:rsidRDefault="00F20BAF">
            <w:pPr>
              <w:jc w:val="center"/>
              <w:rPr>
                <w:rFonts w:ascii="Arial" w:hAnsi="Arial" w:cs="Arial"/>
                <w:sz w:val="13"/>
                <w:szCs w:val="13"/>
              </w:rPr>
            </w:pPr>
          </w:p>
        </w:tc>
        <w:tc>
          <w:tcPr>
            <w:tcW w:w="2482" w:type="dxa"/>
            <w:vAlign w:val="center"/>
          </w:tcPr>
          <w:p w:rsidR="00F20BAF" w:rsidRDefault="00F20BAF">
            <w:pPr>
              <w:jc w:val="center"/>
              <w:rPr>
                <w:rFonts w:ascii="Arial" w:hAnsi="Arial" w:cs="Arial"/>
                <w:sz w:val="13"/>
                <w:szCs w:val="13"/>
              </w:rPr>
            </w:pPr>
          </w:p>
        </w:tc>
        <w:tc>
          <w:tcPr>
            <w:tcW w:w="2835" w:type="dxa"/>
            <w:vAlign w:val="center"/>
          </w:tcPr>
          <w:p w:rsidR="00F20BAF" w:rsidRDefault="00F20BAF">
            <w:pPr>
              <w:jc w:val="left"/>
              <w:rPr>
                <w:rFonts w:ascii="Arial" w:hAnsi="Arial" w:cs="Arial"/>
                <w:sz w:val="13"/>
                <w:szCs w:val="13"/>
              </w:rPr>
            </w:pPr>
          </w:p>
        </w:tc>
      </w:tr>
      <w:tr w:rsidR="00F20BAF">
        <w:tc>
          <w:tcPr>
            <w:tcW w:w="1305" w:type="dxa"/>
            <w:vAlign w:val="center"/>
          </w:tcPr>
          <w:p w:rsidR="00F20BAF" w:rsidRDefault="00F20BAF">
            <w:pPr>
              <w:jc w:val="center"/>
              <w:rPr>
                <w:rFonts w:ascii="Arial" w:hAnsi="Arial" w:cs="Arial"/>
              </w:rPr>
            </w:pPr>
          </w:p>
        </w:tc>
        <w:tc>
          <w:tcPr>
            <w:tcW w:w="1323" w:type="dxa"/>
            <w:vAlign w:val="center"/>
          </w:tcPr>
          <w:p w:rsidR="00F20BAF" w:rsidRDefault="00F20BAF">
            <w:pPr>
              <w:jc w:val="center"/>
              <w:rPr>
                <w:rFonts w:ascii="Arial" w:hAnsi="Arial" w:cs="Arial"/>
              </w:rPr>
            </w:pPr>
          </w:p>
        </w:tc>
        <w:tc>
          <w:tcPr>
            <w:tcW w:w="1440" w:type="dxa"/>
          </w:tcPr>
          <w:p w:rsidR="00F20BAF" w:rsidRDefault="00F20BAF">
            <w:pPr>
              <w:jc w:val="center"/>
              <w:rPr>
                <w:rFonts w:ascii="Arial" w:hAnsi="Arial" w:cs="Arial"/>
              </w:rPr>
            </w:pPr>
          </w:p>
        </w:tc>
        <w:tc>
          <w:tcPr>
            <w:tcW w:w="2482" w:type="dxa"/>
            <w:vAlign w:val="center"/>
          </w:tcPr>
          <w:p w:rsidR="00F20BAF" w:rsidRDefault="00F20BAF">
            <w:pPr>
              <w:jc w:val="center"/>
              <w:rPr>
                <w:rFonts w:ascii="Arial" w:hAnsi="Arial" w:cs="Arial"/>
              </w:rPr>
            </w:pPr>
          </w:p>
        </w:tc>
        <w:tc>
          <w:tcPr>
            <w:tcW w:w="2835" w:type="dxa"/>
            <w:vAlign w:val="center"/>
          </w:tcPr>
          <w:p w:rsidR="00F20BAF" w:rsidRDefault="00F20BAF">
            <w:pPr>
              <w:rPr>
                <w:rFonts w:ascii="Arial" w:hAnsi="Arial" w:cs="Arial"/>
              </w:rPr>
            </w:pPr>
          </w:p>
        </w:tc>
      </w:tr>
    </w:tbl>
    <w:p w:rsidR="00F20BAF" w:rsidRDefault="00F20BAF">
      <w:pPr>
        <w:rPr>
          <w:rFonts w:ascii="Arial" w:hAnsi="Arial" w:cs="Arial"/>
        </w:rPr>
      </w:pPr>
    </w:p>
    <w:p w:rsidR="00F20BAF" w:rsidRDefault="00941D1C">
      <w:pPr>
        <w:jc w:val="center"/>
        <w:rPr>
          <w:rFonts w:ascii="Arial" w:hAnsi="Arial" w:cs="Arial"/>
          <w:b/>
        </w:rPr>
      </w:pPr>
      <w:r>
        <w:rPr>
          <w:rFonts w:ascii="Arial" w:hAnsi="Arial" w:cs="Arial"/>
          <w:b/>
        </w:rPr>
        <w:br w:type="page"/>
      </w:r>
      <w:r>
        <w:rPr>
          <w:rFonts w:ascii="Arial" w:hAnsi="Arial" w:cs="Arial"/>
          <w:b/>
          <w:sz w:val="28"/>
        </w:rPr>
        <w:lastRenderedPageBreak/>
        <w:t>目</w:t>
      </w:r>
      <w:r>
        <w:rPr>
          <w:rFonts w:ascii="Arial" w:hAnsi="Arial" w:cs="Arial"/>
          <w:b/>
          <w:sz w:val="28"/>
        </w:rPr>
        <w:t xml:space="preserve"> </w:t>
      </w:r>
      <w:r>
        <w:rPr>
          <w:rFonts w:ascii="Arial" w:hAnsi="Arial" w:cs="Arial"/>
          <w:b/>
          <w:sz w:val="28"/>
        </w:rPr>
        <w:t>录</w:t>
      </w:r>
    </w:p>
    <w:bookmarkStart w:id="3" w:name="_Toc424723353"/>
    <w:bookmarkStart w:id="4" w:name="_Toc421432891"/>
    <w:bookmarkStart w:id="5" w:name="_Toc420374779"/>
    <w:bookmarkStart w:id="6" w:name="_Toc421943176"/>
    <w:p w:rsidR="00F20BAF" w:rsidRDefault="00941D1C" w:rsidP="00941D1C">
      <w:pPr>
        <w:pStyle w:val="10"/>
        <w:tabs>
          <w:tab w:val="right" w:leader="dot" w:pos="9360"/>
        </w:tabs>
        <w:spacing w:before="156" w:after="156"/>
      </w:pPr>
      <w:r>
        <w:rPr>
          <w:rFonts w:ascii="Arial" w:hAnsi="Arial" w:cs="Arial"/>
          <w:sz w:val="21"/>
        </w:rPr>
        <w:fldChar w:fldCharType="begin"/>
      </w:r>
      <w:r>
        <w:rPr>
          <w:rFonts w:ascii="Arial" w:hAnsi="Arial" w:cs="Arial"/>
          <w:sz w:val="21"/>
        </w:rPr>
        <w:instrText xml:space="preserve"> TOC \o "1-6" \h \z </w:instrText>
      </w:r>
      <w:r>
        <w:rPr>
          <w:rFonts w:ascii="Arial" w:hAnsi="Arial" w:cs="Arial"/>
          <w:sz w:val="21"/>
        </w:rPr>
        <w:fldChar w:fldCharType="separate"/>
      </w:r>
      <w:hyperlink w:anchor="_Toc8761" w:history="1">
        <w:r>
          <w:t>一</w:t>
        </w:r>
        <w:r>
          <w:rPr>
            <w:rFonts w:ascii="Arial" w:hAnsi="Arial" w:cs="Arial" w:hint="eastAsia"/>
            <w:bCs/>
            <w:kern w:val="44"/>
            <w:szCs w:val="44"/>
          </w:rPr>
          <w:t>、</w:t>
        </w:r>
        <w:r>
          <w:rPr>
            <w:rFonts w:ascii="Arial" w:hAnsi="Arial" w:cs="Arial" w:hint="eastAsia"/>
            <w:bCs/>
            <w:kern w:val="44"/>
            <w:szCs w:val="44"/>
          </w:rPr>
          <w:t xml:space="preserve"> </w:t>
        </w:r>
        <w:r>
          <w:rPr>
            <w:rFonts w:ascii="Arial" w:hAnsi="Arial" w:cs="Arial"/>
          </w:rPr>
          <w:t>简介</w:t>
        </w:r>
        <w:r>
          <w:tab/>
        </w:r>
        <w:fldSimple w:instr=" PAGEREF _Toc8761 ">
          <w:r>
            <w:t>4</w:t>
          </w:r>
        </w:fldSimple>
      </w:hyperlink>
    </w:p>
    <w:p w:rsidR="00F20BAF" w:rsidRDefault="00E92B39" w:rsidP="00941D1C">
      <w:pPr>
        <w:pStyle w:val="20"/>
        <w:tabs>
          <w:tab w:val="right" w:leader="dot" w:pos="9360"/>
        </w:tabs>
        <w:ind w:left="420"/>
        <w:rPr>
          <w:rFonts w:ascii="Times" w:hAnsi="Times"/>
        </w:rPr>
      </w:pPr>
      <w:hyperlink w:anchor="_Toc25248" w:history="1">
        <w:r w:rsidR="00941D1C">
          <w:rPr>
            <w:rFonts w:ascii="Times" w:hAnsi="Times"/>
          </w:rPr>
          <w:t>1</w:t>
        </w:r>
        <w:r w:rsidR="00941D1C">
          <w:rPr>
            <w:rFonts w:ascii="Arial" w:hAnsi="Arial" w:cs="Arial"/>
            <w:bCs/>
            <w:szCs w:val="28"/>
          </w:rPr>
          <w:t>、</w:t>
        </w:r>
        <w:r w:rsidR="00941D1C">
          <w:rPr>
            <w:rFonts w:ascii="Arial" w:hAnsi="Arial" w:cs="Arial"/>
            <w:bCs/>
            <w:szCs w:val="28"/>
          </w:rPr>
          <w:t xml:space="preserve"> </w:t>
        </w:r>
        <w:r w:rsidR="00941D1C">
          <w:rPr>
            <w:rFonts w:ascii="Times" w:hAnsi="Times" w:cs="Arial"/>
          </w:rPr>
          <w:t>目的</w:t>
        </w:r>
        <w:r w:rsidR="00941D1C">
          <w:rPr>
            <w:rFonts w:ascii="Times" w:hAnsi="Times"/>
          </w:rPr>
          <w:tab/>
        </w:r>
        <w:r w:rsidR="00941D1C">
          <w:rPr>
            <w:rFonts w:ascii="Times" w:hAnsi="Times"/>
          </w:rPr>
          <w:fldChar w:fldCharType="begin"/>
        </w:r>
        <w:r w:rsidR="00941D1C">
          <w:rPr>
            <w:rFonts w:ascii="Times" w:hAnsi="Times"/>
          </w:rPr>
          <w:instrText xml:space="preserve"> PAGEREF _Toc25248 </w:instrText>
        </w:r>
        <w:r w:rsidR="00941D1C">
          <w:rPr>
            <w:rFonts w:ascii="Times" w:hAnsi="Times"/>
          </w:rPr>
          <w:fldChar w:fldCharType="separate"/>
        </w:r>
        <w:r w:rsidR="00941D1C">
          <w:rPr>
            <w:rFonts w:ascii="Times" w:hAnsi="Times"/>
          </w:rPr>
          <w:t>4</w:t>
        </w:r>
        <w:r w:rsidR="00941D1C">
          <w:rPr>
            <w:rFonts w:ascii="Times" w:hAnsi="Times"/>
          </w:rPr>
          <w:fldChar w:fldCharType="end"/>
        </w:r>
      </w:hyperlink>
    </w:p>
    <w:p w:rsidR="00F20BAF" w:rsidRDefault="00E92B39" w:rsidP="00941D1C">
      <w:pPr>
        <w:pStyle w:val="20"/>
        <w:tabs>
          <w:tab w:val="right" w:leader="dot" w:pos="9360"/>
        </w:tabs>
        <w:ind w:left="420"/>
        <w:rPr>
          <w:rFonts w:ascii="Times" w:hAnsi="Times"/>
        </w:rPr>
      </w:pPr>
      <w:hyperlink w:anchor="_Toc20514" w:history="1">
        <w:r w:rsidR="00941D1C">
          <w:rPr>
            <w:rFonts w:ascii="Times" w:hAnsi="Times"/>
          </w:rPr>
          <w:t>2</w:t>
        </w:r>
        <w:r w:rsidR="00941D1C">
          <w:rPr>
            <w:rFonts w:ascii="Arial" w:hAnsi="Arial" w:cs="Arial"/>
            <w:bCs/>
            <w:szCs w:val="28"/>
          </w:rPr>
          <w:t>、</w:t>
        </w:r>
        <w:r w:rsidR="00941D1C">
          <w:rPr>
            <w:rFonts w:ascii="Arial" w:hAnsi="Arial" w:cs="Arial"/>
            <w:bCs/>
            <w:szCs w:val="28"/>
          </w:rPr>
          <w:t xml:space="preserve"> </w:t>
        </w:r>
        <w:r w:rsidR="00941D1C">
          <w:rPr>
            <w:rFonts w:ascii="Times" w:hAnsi="Times" w:cs="Arial"/>
          </w:rPr>
          <w:t>范围</w:t>
        </w:r>
        <w:r w:rsidR="00941D1C">
          <w:rPr>
            <w:rFonts w:ascii="Times" w:hAnsi="Times"/>
          </w:rPr>
          <w:tab/>
        </w:r>
        <w:r w:rsidR="00941D1C">
          <w:rPr>
            <w:rFonts w:ascii="Times" w:hAnsi="Times"/>
          </w:rPr>
          <w:fldChar w:fldCharType="begin"/>
        </w:r>
        <w:r w:rsidR="00941D1C">
          <w:rPr>
            <w:rFonts w:ascii="Times" w:hAnsi="Times"/>
          </w:rPr>
          <w:instrText xml:space="preserve"> PAGEREF _Toc20514 </w:instrText>
        </w:r>
        <w:r w:rsidR="00941D1C">
          <w:rPr>
            <w:rFonts w:ascii="Times" w:hAnsi="Times"/>
          </w:rPr>
          <w:fldChar w:fldCharType="separate"/>
        </w:r>
        <w:r w:rsidR="00941D1C">
          <w:rPr>
            <w:rFonts w:ascii="Times" w:hAnsi="Times"/>
          </w:rPr>
          <w:t>4</w:t>
        </w:r>
        <w:r w:rsidR="00941D1C">
          <w:rPr>
            <w:rFonts w:ascii="Times" w:hAnsi="Times"/>
          </w:rPr>
          <w:fldChar w:fldCharType="end"/>
        </w:r>
      </w:hyperlink>
    </w:p>
    <w:p w:rsidR="00F20BAF" w:rsidRDefault="00E92B39" w:rsidP="00941D1C">
      <w:pPr>
        <w:pStyle w:val="10"/>
        <w:tabs>
          <w:tab w:val="right" w:leader="dot" w:pos="9360"/>
        </w:tabs>
        <w:spacing w:before="156" w:after="156"/>
      </w:pPr>
      <w:hyperlink w:anchor="_Toc4649" w:history="1">
        <w:r w:rsidR="00941D1C">
          <w:t>二</w:t>
        </w:r>
        <w:r w:rsidR="00941D1C">
          <w:rPr>
            <w:rFonts w:ascii="Arial" w:hAnsi="Arial" w:cs="Arial" w:hint="eastAsia"/>
            <w:bCs/>
            <w:kern w:val="44"/>
            <w:szCs w:val="44"/>
          </w:rPr>
          <w:t>、</w:t>
        </w:r>
        <w:r w:rsidR="00941D1C">
          <w:rPr>
            <w:rFonts w:ascii="Arial" w:hAnsi="Arial" w:cs="Arial" w:hint="eastAsia"/>
            <w:bCs/>
            <w:kern w:val="44"/>
            <w:szCs w:val="44"/>
          </w:rPr>
          <w:t xml:space="preserve"> </w:t>
        </w:r>
        <w:r w:rsidR="00941D1C">
          <w:rPr>
            <w:rFonts w:ascii="Arial" w:hAnsi="Arial" w:cs="Arial"/>
          </w:rPr>
          <w:t>用户角色描述</w:t>
        </w:r>
        <w:r w:rsidR="00941D1C">
          <w:tab/>
        </w:r>
        <w:fldSimple w:instr=" PAGEREF _Toc4649 ">
          <w:r w:rsidR="00941D1C">
            <w:t>4</w:t>
          </w:r>
        </w:fldSimple>
      </w:hyperlink>
    </w:p>
    <w:p w:rsidR="00F20BAF" w:rsidRDefault="00E92B39" w:rsidP="00941D1C">
      <w:pPr>
        <w:pStyle w:val="10"/>
        <w:tabs>
          <w:tab w:val="right" w:leader="dot" w:pos="9360"/>
        </w:tabs>
        <w:spacing w:before="156" w:after="156"/>
      </w:pPr>
      <w:hyperlink w:anchor="_Toc10330" w:history="1">
        <w:r w:rsidR="00941D1C">
          <w:t>三</w:t>
        </w:r>
        <w:r w:rsidR="00941D1C">
          <w:rPr>
            <w:rFonts w:ascii="Arial" w:hAnsi="Arial" w:cs="Arial" w:hint="eastAsia"/>
            <w:bCs/>
            <w:kern w:val="44"/>
            <w:szCs w:val="44"/>
          </w:rPr>
          <w:t>、</w:t>
        </w:r>
        <w:r w:rsidR="00941D1C">
          <w:rPr>
            <w:rFonts w:ascii="Arial" w:hAnsi="Arial" w:cs="Arial" w:hint="eastAsia"/>
            <w:bCs/>
            <w:kern w:val="44"/>
            <w:szCs w:val="44"/>
          </w:rPr>
          <w:t xml:space="preserve"> </w:t>
        </w:r>
        <w:r w:rsidR="00941D1C">
          <w:rPr>
            <w:rFonts w:ascii="Arial" w:hAnsi="Arial" w:cs="Arial"/>
          </w:rPr>
          <w:t>产品概述</w:t>
        </w:r>
        <w:r w:rsidR="00941D1C">
          <w:tab/>
        </w:r>
        <w:fldSimple w:instr=" PAGEREF _Toc10330 ">
          <w:r w:rsidR="00941D1C">
            <w:t>4</w:t>
          </w:r>
        </w:fldSimple>
      </w:hyperlink>
    </w:p>
    <w:p w:rsidR="00F20BAF" w:rsidRDefault="00E92B39" w:rsidP="00941D1C">
      <w:pPr>
        <w:pStyle w:val="20"/>
        <w:tabs>
          <w:tab w:val="right" w:leader="dot" w:pos="9360"/>
        </w:tabs>
        <w:ind w:left="420"/>
        <w:rPr>
          <w:rFonts w:ascii="Times" w:hAnsi="Times"/>
        </w:rPr>
      </w:pPr>
      <w:hyperlink w:anchor="_Toc7464" w:history="1">
        <w:r w:rsidR="00941D1C">
          <w:rPr>
            <w:rFonts w:ascii="Times" w:hAnsi="Times"/>
          </w:rPr>
          <w:t>1</w:t>
        </w:r>
        <w:r w:rsidR="00941D1C">
          <w:rPr>
            <w:rFonts w:ascii="Arial" w:hAnsi="Arial" w:cs="Arial"/>
            <w:bCs/>
            <w:szCs w:val="28"/>
          </w:rPr>
          <w:t>、</w:t>
        </w:r>
        <w:r w:rsidR="00941D1C">
          <w:rPr>
            <w:rFonts w:ascii="Arial" w:hAnsi="Arial" w:cs="Arial"/>
            <w:bCs/>
            <w:szCs w:val="28"/>
          </w:rPr>
          <w:t xml:space="preserve"> </w:t>
        </w:r>
        <w:r w:rsidR="00941D1C">
          <w:rPr>
            <w:rFonts w:ascii="Times" w:hAnsi="Times" w:cs="Arial"/>
          </w:rPr>
          <w:t>目标</w:t>
        </w:r>
        <w:r w:rsidR="00941D1C">
          <w:rPr>
            <w:rFonts w:ascii="Times" w:hAnsi="Times"/>
          </w:rPr>
          <w:tab/>
        </w:r>
        <w:r w:rsidR="00941D1C">
          <w:rPr>
            <w:rFonts w:ascii="Times" w:hAnsi="Times"/>
          </w:rPr>
          <w:fldChar w:fldCharType="begin"/>
        </w:r>
        <w:r w:rsidR="00941D1C">
          <w:rPr>
            <w:rFonts w:ascii="Times" w:hAnsi="Times"/>
          </w:rPr>
          <w:instrText xml:space="preserve"> PAGEREF _Toc7464 </w:instrText>
        </w:r>
        <w:r w:rsidR="00941D1C">
          <w:rPr>
            <w:rFonts w:ascii="Times" w:hAnsi="Times"/>
          </w:rPr>
          <w:fldChar w:fldCharType="separate"/>
        </w:r>
        <w:r w:rsidR="00941D1C">
          <w:rPr>
            <w:rFonts w:ascii="Times" w:hAnsi="Times"/>
          </w:rPr>
          <w:t>4</w:t>
        </w:r>
        <w:r w:rsidR="00941D1C">
          <w:rPr>
            <w:rFonts w:ascii="Times" w:hAnsi="Times"/>
          </w:rPr>
          <w:fldChar w:fldCharType="end"/>
        </w:r>
      </w:hyperlink>
    </w:p>
    <w:p w:rsidR="00F20BAF" w:rsidRDefault="00E92B39" w:rsidP="00941D1C">
      <w:pPr>
        <w:pStyle w:val="20"/>
        <w:tabs>
          <w:tab w:val="right" w:leader="dot" w:pos="9360"/>
        </w:tabs>
        <w:ind w:left="420"/>
        <w:rPr>
          <w:rFonts w:ascii="Times" w:hAnsi="Times"/>
        </w:rPr>
      </w:pPr>
      <w:hyperlink w:anchor="_Toc29710" w:history="1">
        <w:r w:rsidR="00941D1C">
          <w:rPr>
            <w:rFonts w:ascii="Times" w:hAnsi="Times"/>
          </w:rPr>
          <w:t>2</w:t>
        </w:r>
        <w:r w:rsidR="00941D1C">
          <w:rPr>
            <w:rFonts w:ascii="Arial" w:hAnsi="Arial" w:cs="Arial"/>
            <w:bCs/>
            <w:szCs w:val="28"/>
          </w:rPr>
          <w:t>、</w:t>
        </w:r>
        <w:r w:rsidR="00941D1C">
          <w:rPr>
            <w:rFonts w:ascii="Arial" w:hAnsi="Arial" w:cs="Arial"/>
            <w:bCs/>
            <w:szCs w:val="28"/>
          </w:rPr>
          <w:t xml:space="preserve"> </w:t>
        </w:r>
        <w:r w:rsidR="00941D1C">
          <w:rPr>
            <w:rFonts w:ascii="Times" w:hAnsi="Times" w:cs="Arial"/>
          </w:rPr>
          <w:t>总体流程</w:t>
        </w:r>
        <w:r w:rsidR="00941D1C">
          <w:rPr>
            <w:rFonts w:ascii="Times" w:hAnsi="Times"/>
          </w:rPr>
          <w:tab/>
        </w:r>
        <w:r w:rsidR="00941D1C">
          <w:rPr>
            <w:rFonts w:ascii="Times" w:hAnsi="Times"/>
          </w:rPr>
          <w:fldChar w:fldCharType="begin"/>
        </w:r>
        <w:r w:rsidR="00941D1C">
          <w:rPr>
            <w:rFonts w:ascii="Times" w:hAnsi="Times"/>
          </w:rPr>
          <w:instrText xml:space="preserve"> PAGEREF _Toc29710 </w:instrText>
        </w:r>
        <w:r w:rsidR="00941D1C">
          <w:rPr>
            <w:rFonts w:ascii="Times" w:hAnsi="Times"/>
          </w:rPr>
          <w:fldChar w:fldCharType="separate"/>
        </w:r>
        <w:r w:rsidR="00941D1C">
          <w:rPr>
            <w:rFonts w:ascii="Times" w:hAnsi="Times"/>
          </w:rPr>
          <w:t>4</w:t>
        </w:r>
        <w:r w:rsidR="00941D1C">
          <w:rPr>
            <w:rFonts w:ascii="Times" w:hAnsi="Times"/>
          </w:rPr>
          <w:fldChar w:fldCharType="end"/>
        </w:r>
      </w:hyperlink>
    </w:p>
    <w:p w:rsidR="00F20BAF" w:rsidRDefault="00E92B39" w:rsidP="00941D1C">
      <w:pPr>
        <w:pStyle w:val="20"/>
        <w:tabs>
          <w:tab w:val="right" w:leader="dot" w:pos="9360"/>
        </w:tabs>
        <w:ind w:left="420"/>
        <w:rPr>
          <w:rFonts w:ascii="Times" w:hAnsi="Times"/>
        </w:rPr>
      </w:pPr>
      <w:hyperlink w:anchor="_Toc32029" w:history="1">
        <w:r w:rsidR="00941D1C">
          <w:rPr>
            <w:rFonts w:ascii="Times" w:hAnsi="Times"/>
          </w:rPr>
          <w:t>3</w:t>
        </w:r>
        <w:r w:rsidR="00941D1C">
          <w:rPr>
            <w:rFonts w:ascii="Arial" w:hAnsi="Arial" w:cs="Arial"/>
            <w:bCs/>
            <w:szCs w:val="28"/>
          </w:rPr>
          <w:t>、</w:t>
        </w:r>
        <w:r w:rsidR="00941D1C">
          <w:rPr>
            <w:rFonts w:ascii="Arial" w:hAnsi="Arial" w:cs="Arial"/>
            <w:bCs/>
            <w:szCs w:val="28"/>
          </w:rPr>
          <w:t xml:space="preserve"> </w:t>
        </w:r>
        <w:r w:rsidR="00941D1C">
          <w:rPr>
            <w:rFonts w:ascii="Times" w:hAnsi="Times" w:cs="Arial"/>
          </w:rPr>
          <w:t>功能摘要</w:t>
        </w:r>
        <w:r w:rsidR="00941D1C">
          <w:rPr>
            <w:rFonts w:ascii="Times" w:hAnsi="Times"/>
          </w:rPr>
          <w:tab/>
        </w:r>
        <w:r w:rsidR="00941D1C">
          <w:rPr>
            <w:rFonts w:ascii="Times" w:hAnsi="Times"/>
          </w:rPr>
          <w:fldChar w:fldCharType="begin"/>
        </w:r>
        <w:r w:rsidR="00941D1C">
          <w:rPr>
            <w:rFonts w:ascii="Times" w:hAnsi="Times"/>
          </w:rPr>
          <w:instrText xml:space="preserve"> PAGEREF _Toc32029 </w:instrText>
        </w:r>
        <w:r w:rsidR="00941D1C">
          <w:rPr>
            <w:rFonts w:ascii="Times" w:hAnsi="Times"/>
          </w:rPr>
          <w:fldChar w:fldCharType="separate"/>
        </w:r>
        <w:r w:rsidR="00941D1C">
          <w:rPr>
            <w:rFonts w:ascii="Times" w:hAnsi="Times"/>
          </w:rPr>
          <w:t>4</w:t>
        </w:r>
        <w:r w:rsidR="00941D1C">
          <w:rPr>
            <w:rFonts w:ascii="Times" w:hAnsi="Times"/>
          </w:rPr>
          <w:fldChar w:fldCharType="end"/>
        </w:r>
      </w:hyperlink>
    </w:p>
    <w:p w:rsidR="00F20BAF" w:rsidRDefault="00E92B39" w:rsidP="00941D1C">
      <w:pPr>
        <w:pStyle w:val="20"/>
        <w:tabs>
          <w:tab w:val="right" w:leader="dot" w:pos="9360"/>
        </w:tabs>
        <w:ind w:left="420"/>
        <w:rPr>
          <w:rFonts w:ascii="Times" w:hAnsi="Times"/>
        </w:rPr>
      </w:pPr>
      <w:hyperlink w:anchor="_Toc28574" w:history="1">
        <w:r w:rsidR="00941D1C">
          <w:rPr>
            <w:rFonts w:ascii="Times" w:hAnsi="Times" w:hint="eastAsia"/>
          </w:rPr>
          <w:t>4</w:t>
        </w:r>
        <w:r w:rsidR="00941D1C">
          <w:rPr>
            <w:rFonts w:ascii="Times" w:hAnsi="Times" w:hint="eastAsia"/>
          </w:rPr>
          <w:t>、名词解释</w:t>
        </w:r>
        <w:r w:rsidR="00941D1C">
          <w:rPr>
            <w:rFonts w:ascii="Times" w:hAnsi="Times"/>
          </w:rPr>
          <w:tab/>
        </w:r>
        <w:r w:rsidR="00941D1C">
          <w:rPr>
            <w:rFonts w:ascii="Times" w:hAnsi="Times"/>
          </w:rPr>
          <w:fldChar w:fldCharType="begin"/>
        </w:r>
        <w:r w:rsidR="00941D1C">
          <w:rPr>
            <w:rFonts w:ascii="Times" w:hAnsi="Times"/>
          </w:rPr>
          <w:instrText xml:space="preserve"> PAGEREF _Toc28574 </w:instrText>
        </w:r>
        <w:r w:rsidR="00941D1C">
          <w:rPr>
            <w:rFonts w:ascii="Times" w:hAnsi="Times"/>
          </w:rPr>
          <w:fldChar w:fldCharType="separate"/>
        </w:r>
        <w:r w:rsidR="00941D1C">
          <w:rPr>
            <w:rFonts w:ascii="Times" w:hAnsi="Times"/>
          </w:rPr>
          <w:t>5</w:t>
        </w:r>
        <w:r w:rsidR="00941D1C">
          <w:rPr>
            <w:rFonts w:ascii="Times" w:hAnsi="Times"/>
          </w:rPr>
          <w:fldChar w:fldCharType="end"/>
        </w:r>
      </w:hyperlink>
    </w:p>
    <w:p w:rsidR="00F20BAF" w:rsidRDefault="00E92B39" w:rsidP="00941D1C">
      <w:pPr>
        <w:pStyle w:val="20"/>
        <w:tabs>
          <w:tab w:val="right" w:leader="dot" w:pos="9360"/>
        </w:tabs>
        <w:ind w:left="420"/>
        <w:rPr>
          <w:rFonts w:ascii="Times" w:hAnsi="Times"/>
        </w:rPr>
      </w:pPr>
      <w:hyperlink w:anchor="_Toc2627" w:history="1">
        <w:r w:rsidR="00941D1C">
          <w:rPr>
            <w:rFonts w:ascii="Times" w:hAnsi="Times"/>
          </w:rPr>
          <w:t>4</w:t>
        </w:r>
        <w:r w:rsidR="00941D1C">
          <w:rPr>
            <w:rFonts w:ascii="Arial" w:hAnsi="Arial" w:cs="Arial"/>
            <w:bCs/>
            <w:szCs w:val="28"/>
          </w:rPr>
          <w:t>、</w:t>
        </w:r>
        <w:r w:rsidR="00941D1C">
          <w:rPr>
            <w:rFonts w:ascii="Arial" w:hAnsi="Arial" w:cs="Arial"/>
            <w:bCs/>
            <w:szCs w:val="28"/>
          </w:rPr>
          <w:t xml:space="preserve"> </w:t>
        </w:r>
        <w:r w:rsidR="00941D1C">
          <w:rPr>
            <w:rFonts w:ascii="Times" w:hAnsi="Times" w:cs="Arial"/>
            <w:szCs w:val="28"/>
          </w:rPr>
          <w:t>第一部分</w:t>
        </w:r>
        <w:r w:rsidR="00941D1C">
          <w:rPr>
            <w:rFonts w:ascii="Times" w:hAnsi="Times" w:cs="Arial"/>
            <w:szCs w:val="28"/>
          </w:rPr>
          <w:t xml:space="preserve">  </w:t>
        </w:r>
        <w:r w:rsidR="00941D1C">
          <w:rPr>
            <w:rFonts w:ascii="Times" w:hAnsi="Times" w:cs="Arial" w:hint="eastAsia"/>
            <w:szCs w:val="28"/>
          </w:rPr>
          <w:t>其他产品</w:t>
        </w:r>
        <w:r w:rsidR="00941D1C">
          <w:rPr>
            <w:rFonts w:ascii="Times" w:hAnsi="Times"/>
          </w:rPr>
          <w:tab/>
        </w:r>
        <w:r w:rsidR="00941D1C">
          <w:rPr>
            <w:rFonts w:ascii="Times" w:hAnsi="Times"/>
          </w:rPr>
          <w:fldChar w:fldCharType="begin"/>
        </w:r>
        <w:r w:rsidR="00941D1C">
          <w:rPr>
            <w:rFonts w:ascii="Times" w:hAnsi="Times"/>
          </w:rPr>
          <w:instrText xml:space="preserve"> PAGEREF _Toc2627 </w:instrText>
        </w:r>
        <w:r w:rsidR="00941D1C">
          <w:rPr>
            <w:rFonts w:ascii="Times" w:hAnsi="Times"/>
          </w:rPr>
          <w:fldChar w:fldCharType="separate"/>
        </w:r>
        <w:r w:rsidR="00941D1C">
          <w:rPr>
            <w:rFonts w:ascii="Times" w:hAnsi="Times"/>
          </w:rPr>
          <w:t>5</w:t>
        </w:r>
        <w:r w:rsidR="00941D1C">
          <w:rPr>
            <w:rFonts w:ascii="Times" w:hAnsi="Times"/>
          </w:rPr>
          <w:fldChar w:fldCharType="end"/>
        </w:r>
      </w:hyperlink>
    </w:p>
    <w:p w:rsidR="00F20BAF" w:rsidRDefault="00E92B39" w:rsidP="00941D1C">
      <w:pPr>
        <w:pStyle w:val="30"/>
        <w:tabs>
          <w:tab w:val="right" w:leader="dot" w:pos="9360"/>
        </w:tabs>
        <w:ind w:left="840"/>
        <w:rPr>
          <w:rFonts w:ascii="Times" w:hAnsi="Times"/>
        </w:rPr>
      </w:pPr>
      <w:hyperlink w:anchor="_Toc21066" w:history="1">
        <w:r w:rsidR="00941D1C">
          <w:rPr>
            <w:rFonts w:ascii="Times" w:hAnsi="Times"/>
          </w:rPr>
          <w:t>4</w:t>
        </w:r>
        <w:r w:rsidR="00941D1C">
          <w:rPr>
            <w:rFonts w:cs="Arial" w:hint="eastAsia"/>
            <w:bCs/>
            <w:szCs w:val="26"/>
          </w:rPr>
          <w:t xml:space="preserve">.1 </w:t>
        </w:r>
        <w:r w:rsidR="00941D1C">
          <w:rPr>
            <w:rFonts w:ascii="Times" w:hAnsi="Times"/>
          </w:rPr>
          <w:t>产品概述</w:t>
        </w:r>
        <w:r w:rsidR="00941D1C">
          <w:rPr>
            <w:rFonts w:ascii="Times" w:hAnsi="Times"/>
          </w:rPr>
          <w:tab/>
        </w:r>
        <w:r w:rsidR="00941D1C">
          <w:rPr>
            <w:rFonts w:ascii="Times" w:hAnsi="Times"/>
          </w:rPr>
          <w:fldChar w:fldCharType="begin"/>
        </w:r>
        <w:r w:rsidR="00941D1C">
          <w:rPr>
            <w:rFonts w:ascii="Times" w:hAnsi="Times"/>
          </w:rPr>
          <w:instrText xml:space="preserve"> PAGEREF _Toc21066 </w:instrText>
        </w:r>
        <w:r w:rsidR="00941D1C">
          <w:rPr>
            <w:rFonts w:ascii="Times" w:hAnsi="Times"/>
          </w:rPr>
          <w:fldChar w:fldCharType="separate"/>
        </w:r>
        <w:r w:rsidR="00941D1C">
          <w:rPr>
            <w:rFonts w:ascii="Times" w:hAnsi="Times"/>
          </w:rPr>
          <w:t>5</w:t>
        </w:r>
        <w:r w:rsidR="00941D1C">
          <w:rPr>
            <w:rFonts w:ascii="Times" w:hAnsi="Times"/>
          </w:rPr>
          <w:fldChar w:fldCharType="end"/>
        </w:r>
      </w:hyperlink>
    </w:p>
    <w:p w:rsidR="00F20BAF" w:rsidRDefault="00E92B39" w:rsidP="00941D1C">
      <w:pPr>
        <w:pStyle w:val="30"/>
        <w:tabs>
          <w:tab w:val="right" w:leader="dot" w:pos="9360"/>
        </w:tabs>
        <w:ind w:left="840"/>
        <w:rPr>
          <w:rFonts w:ascii="Times" w:hAnsi="Times"/>
        </w:rPr>
      </w:pPr>
      <w:hyperlink w:anchor="_Toc9988" w:history="1">
        <w:r w:rsidR="00941D1C">
          <w:rPr>
            <w:rFonts w:ascii="Times" w:hAnsi="Times"/>
          </w:rPr>
          <w:t>4</w:t>
        </w:r>
        <w:r w:rsidR="00941D1C">
          <w:rPr>
            <w:rFonts w:cs="Arial" w:hint="eastAsia"/>
            <w:bCs/>
            <w:szCs w:val="26"/>
          </w:rPr>
          <w:t xml:space="preserve">.2 </w:t>
        </w:r>
        <w:r w:rsidR="00941D1C">
          <w:rPr>
            <w:rFonts w:ascii="Times" w:hAnsi="Times"/>
          </w:rPr>
          <w:t>产品</w:t>
        </w:r>
        <w:r w:rsidR="00941D1C">
          <w:rPr>
            <w:rFonts w:ascii="Times" w:hAnsi="Times" w:hint="eastAsia"/>
          </w:rPr>
          <w:t>结构（功能摘要）</w:t>
        </w:r>
        <w:r w:rsidR="00941D1C">
          <w:rPr>
            <w:rFonts w:ascii="Times" w:hAnsi="Times"/>
          </w:rPr>
          <w:tab/>
        </w:r>
        <w:r w:rsidR="00941D1C">
          <w:rPr>
            <w:rFonts w:ascii="Times" w:hAnsi="Times"/>
          </w:rPr>
          <w:fldChar w:fldCharType="begin"/>
        </w:r>
        <w:r w:rsidR="00941D1C">
          <w:rPr>
            <w:rFonts w:ascii="Times" w:hAnsi="Times"/>
          </w:rPr>
          <w:instrText xml:space="preserve"> PAGEREF _Toc9988 </w:instrText>
        </w:r>
        <w:r w:rsidR="00941D1C">
          <w:rPr>
            <w:rFonts w:ascii="Times" w:hAnsi="Times"/>
          </w:rPr>
          <w:fldChar w:fldCharType="separate"/>
        </w:r>
        <w:r w:rsidR="00941D1C">
          <w:rPr>
            <w:rFonts w:ascii="Times" w:hAnsi="Times"/>
          </w:rPr>
          <w:t>5</w:t>
        </w:r>
        <w:r w:rsidR="00941D1C">
          <w:rPr>
            <w:rFonts w:ascii="Times" w:hAnsi="Times"/>
          </w:rPr>
          <w:fldChar w:fldCharType="end"/>
        </w:r>
      </w:hyperlink>
    </w:p>
    <w:p w:rsidR="00F20BAF" w:rsidRDefault="00E92B39" w:rsidP="00941D1C">
      <w:pPr>
        <w:pStyle w:val="30"/>
        <w:tabs>
          <w:tab w:val="right" w:leader="dot" w:pos="9360"/>
        </w:tabs>
        <w:ind w:left="840"/>
        <w:rPr>
          <w:rFonts w:ascii="Times" w:hAnsi="Times"/>
        </w:rPr>
      </w:pPr>
      <w:hyperlink w:anchor="_Toc1110" w:history="1">
        <w:r w:rsidR="00941D1C">
          <w:rPr>
            <w:rFonts w:ascii="Times" w:hAnsi="Times"/>
          </w:rPr>
          <w:t>4</w:t>
        </w:r>
        <w:r w:rsidR="00941D1C">
          <w:rPr>
            <w:rFonts w:cs="Arial" w:hint="eastAsia"/>
            <w:bCs/>
            <w:szCs w:val="26"/>
          </w:rPr>
          <w:t xml:space="preserve">.3 </w:t>
        </w:r>
        <w:r w:rsidR="00941D1C">
          <w:rPr>
            <w:rFonts w:ascii="Times" w:hAnsi="Times"/>
          </w:rPr>
          <w:t>特性</w:t>
        </w:r>
        <w:r w:rsidR="00941D1C">
          <w:rPr>
            <w:rFonts w:ascii="Times" w:hAnsi="Times" w:hint="eastAsia"/>
          </w:rPr>
          <w:t>说明</w:t>
        </w:r>
        <w:r w:rsidR="00941D1C">
          <w:rPr>
            <w:rFonts w:ascii="Times" w:hAnsi="Times"/>
          </w:rPr>
          <w:tab/>
        </w:r>
        <w:r w:rsidR="00941D1C">
          <w:rPr>
            <w:rFonts w:ascii="Times" w:hAnsi="Times"/>
          </w:rPr>
          <w:fldChar w:fldCharType="begin"/>
        </w:r>
        <w:r w:rsidR="00941D1C">
          <w:rPr>
            <w:rFonts w:ascii="Times" w:hAnsi="Times"/>
          </w:rPr>
          <w:instrText xml:space="preserve"> PAGEREF _Toc1110 </w:instrText>
        </w:r>
        <w:r w:rsidR="00941D1C">
          <w:rPr>
            <w:rFonts w:ascii="Times" w:hAnsi="Times"/>
          </w:rPr>
          <w:fldChar w:fldCharType="separate"/>
        </w:r>
        <w:r w:rsidR="00941D1C">
          <w:rPr>
            <w:rFonts w:ascii="Times" w:hAnsi="Times"/>
          </w:rPr>
          <w:t>6</w:t>
        </w:r>
        <w:r w:rsidR="00941D1C">
          <w:rPr>
            <w:rFonts w:ascii="Times" w:hAnsi="Times"/>
          </w:rPr>
          <w:fldChar w:fldCharType="end"/>
        </w:r>
      </w:hyperlink>
    </w:p>
    <w:p w:rsidR="00F20BAF" w:rsidRDefault="00E92B39" w:rsidP="00941D1C">
      <w:pPr>
        <w:pStyle w:val="40"/>
        <w:tabs>
          <w:tab w:val="right" w:leader="dot" w:pos="9360"/>
        </w:tabs>
        <w:ind w:left="1260"/>
        <w:rPr>
          <w:rFonts w:ascii="Times" w:hAnsi="Times"/>
        </w:rPr>
      </w:pPr>
      <w:hyperlink w:anchor="_Toc29711" w:history="1">
        <w:r w:rsidR="00941D1C">
          <w:rPr>
            <w:rFonts w:ascii="Times" w:hAnsi="Times"/>
          </w:rPr>
          <w:t>4</w:t>
        </w:r>
        <w:r w:rsidR="00941D1C">
          <w:rPr>
            <w:rFonts w:hint="eastAsia"/>
            <w:bCs/>
            <w:szCs w:val="28"/>
          </w:rPr>
          <w:t xml:space="preserve">.3.1 </w:t>
        </w:r>
        <w:r w:rsidR="00941D1C">
          <w:rPr>
            <w:rFonts w:ascii="Times" w:hAnsi="Times" w:hint="eastAsia"/>
          </w:rPr>
          <w:t>产品搜索</w:t>
        </w:r>
        <w:r w:rsidR="00941D1C">
          <w:rPr>
            <w:rFonts w:ascii="Times" w:hAnsi="Times"/>
          </w:rPr>
          <w:tab/>
        </w:r>
        <w:r w:rsidR="00941D1C">
          <w:rPr>
            <w:rFonts w:ascii="Times" w:hAnsi="Times"/>
          </w:rPr>
          <w:fldChar w:fldCharType="begin"/>
        </w:r>
        <w:r w:rsidR="00941D1C">
          <w:rPr>
            <w:rFonts w:ascii="Times" w:hAnsi="Times"/>
          </w:rPr>
          <w:instrText xml:space="preserve"> PAGEREF _Toc29711 </w:instrText>
        </w:r>
        <w:r w:rsidR="00941D1C">
          <w:rPr>
            <w:rFonts w:ascii="Times" w:hAnsi="Times"/>
          </w:rPr>
          <w:fldChar w:fldCharType="separate"/>
        </w:r>
        <w:r w:rsidR="00941D1C">
          <w:rPr>
            <w:rFonts w:ascii="Times" w:hAnsi="Times"/>
          </w:rPr>
          <w:t>6</w:t>
        </w:r>
        <w:r w:rsidR="00941D1C">
          <w:rPr>
            <w:rFonts w:ascii="Times" w:hAnsi="Times"/>
          </w:rPr>
          <w:fldChar w:fldCharType="end"/>
        </w:r>
      </w:hyperlink>
    </w:p>
    <w:p w:rsidR="00F20BAF" w:rsidRDefault="00E92B39" w:rsidP="00941D1C">
      <w:pPr>
        <w:pStyle w:val="40"/>
        <w:tabs>
          <w:tab w:val="right" w:leader="dot" w:pos="9360"/>
        </w:tabs>
        <w:ind w:left="1260"/>
        <w:rPr>
          <w:rFonts w:ascii="Times" w:hAnsi="Times"/>
        </w:rPr>
      </w:pPr>
      <w:hyperlink w:anchor="_Toc32586" w:history="1">
        <w:r w:rsidR="00941D1C">
          <w:rPr>
            <w:rFonts w:ascii="Times" w:hAnsi="Times"/>
          </w:rPr>
          <w:t>4</w:t>
        </w:r>
        <w:r w:rsidR="00941D1C">
          <w:rPr>
            <w:rFonts w:hint="eastAsia"/>
            <w:bCs/>
            <w:szCs w:val="28"/>
          </w:rPr>
          <w:t xml:space="preserve">.3.2 </w:t>
        </w:r>
        <w:r w:rsidR="00941D1C">
          <w:rPr>
            <w:rFonts w:ascii="Times" w:hAnsi="Times" w:hint="eastAsia"/>
          </w:rPr>
          <w:t>产品详情</w:t>
        </w:r>
        <w:r w:rsidR="00941D1C">
          <w:rPr>
            <w:rFonts w:ascii="Times" w:hAnsi="Times"/>
          </w:rPr>
          <w:tab/>
        </w:r>
        <w:r w:rsidR="00941D1C">
          <w:rPr>
            <w:rFonts w:ascii="Times" w:hAnsi="Times"/>
          </w:rPr>
          <w:fldChar w:fldCharType="begin"/>
        </w:r>
        <w:r w:rsidR="00941D1C">
          <w:rPr>
            <w:rFonts w:ascii="Times" w:hAnsi="Times"/>
          </w:rPr>
          <w:instrText xml:space="preserve"> PAGEREF _Toc32586 </w:instrText>
        </w:r>
        <w:r w:rsidR="00941D1C">
          <w:rPr>
            <w:rFonts w:ascii="Times" w:hAnsi="Times"/>
          </w:rPr>
          <w:fldChar w:fldCharType="separate"/>
        </w:r>
        <w:r w:rsidR="00941D1C">
          <w:rPr>
            <w:rFonts w:ascii="Times" w:hAnsi="Times"/>
          </w:rPr>
          <w:t>10</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14866" w:history="1">
        <w:r w:rsidR="00941D1C">
          <w:rPr>
            <w:rFonts w:ascii="Times" w:hAnsi="Times" w:hint="eastAsia"/>
          </w:rPr>
          <w:t>提前预定</w:t>
        </w:r>
        <w:r w:rsidR="00941D1C">
          <w:rPr>
            <w:rFonts w:ascii="Times" w:hAnsi="Times"/>
          </w:rPr>
          <w:t>天数限制说明：</w:t>
        </w:r>
        <w:r w:rsidR="00941D1C">
          <w:rPr>
            <w:rFonts w:ascii="Times" w:hAnsi="Times"/>
          </w:rPr>
          <w:tab/>
        </w:r>
        <w:r w:rsidR="00941D1C">
          <w:rPr>
            <w:rFonts w:ascii="Times" w:hAnsi="Times"/>
          </w:rPr>
          <w:fldChar w:fldCharType="begin"/>
        </w:r>
        <w:r w:rsidR="00941D1C">
          <w:rPr>
            <w:rFonts w:ascii="Times" w:hAnsi="Times"/>
          </w:rPr>
          <w:instrText xml:space="preserve"> PAGEREF _Toc14866 </w:instrText>
        </w:r>
        <w:r w:rsidR="00941D1C">
          <w:rPr>
            <w:rFonts w:ascii="Times" w:hAnsi="Times"/>
          </w:rPr>
          <w:fldChar w:fldCharType="separate"/>
        </w:r>
        <w:r w:rsidR="00941D1C">
          <w:rPr>
            <w:rFonts w:ascii="Times" w:hAnsi="Times"/>
          </w:rPr>
          <w:t>11</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28987" w:history="1">
        <w:r w:rsidR="00941D1C">
          <w:rPr>
            <w:rFonts w:ascii="Times" w:hAnsi="Times" w:hint="eastAsia"/>
            <w:shd w:val="clear" w:color="auto" w:fill="FFFFFF"/>
          </w:rPr>
          <w:t>特产</w:t>
        </w:r>
        <w:r w:rsidR="00941D1C">
          <w:rPr>
            <w:rFonts w:ascii="Times" w:hAnsi="Times"/>
            <w:shd w:val="clear" w:color="auto" w:fill="FFFFFF"/>
          </w:rPr>
          <w:t>分类</w:t>
        </w:r>
        <w:r w:rsidR="00941D1C">
          <w:rPr>
            <w:rFonts w:ascii="Times" w:hAnsi="Times" w:hint="eastAsia"/>
            <w:shd w:val="clear" w:color="auto" w:fill="FFFFFF"/>
          </w:rPr>
          <w:t>产品</w:t>
        </w:r>
        <w:r w:rsidR="00941D1C">
          <w:rPr>
            <w:rFonts w:ascii="Times" w:hAnsi="Times"/>
            <w:shd w:val="clear" w:color="auto" w:fill="FFFFFF"/>
          </w:rPr>
          <w:t>详情特殊说明：</w:t>
        </w:r>
        <w:r w:rsidR="00941D1C">
          <w:rPr>
            <w:rFonts w:ascii="Times" w:hAnsi="Times"/>
          </w:rPr>
          <w:tab/>
        </w:r>
        <w:r w:rsidR="00941D1C">
          <w:rPr>
            <w:rFonts w:ascii="Times" w:hAnsi="Times"/>
          </w:rPr>
          <w:fldChar w:fldCharType="begin"/>
        </w:r>
        <w:r w:rsidR="00941D1C">
          <w:rPr>
            <w:rFonts w:ascii="Times" w:hAnsi="Times"/>
          </w:rPr>
          <w:instrText xml:space="preserve"> PAGEREF _Toc28987 </w:instrText>
        </w:r>
        <w:r w:rsidR="00941D1C">
          <w:rPr>
            <w:rFonts w:ascii="Times" w:hAnsi="Times"/>
          </w:rPr>
          <w:fldChar w:fldCharType="separate"/>
        </w:r>
        <w:r w:rsidR="00941D1C">
          <w:rPr>
            <w:rFonts w:ascii="Times" w:hAnsi="Times"/>
          </w:rPr>
          <w:t>11</w:t>
        </w:r>
        <w:r w:rsidR="00941D1C">
          <w:rPr>
            <w:rFonts w:ascii="Times" w:hAnsi="Times"/>
          </w:rPr>
          <w:fldChar w:fldCharType="end"/>
        </w:r>
      </w:hyperlink>
    </w:p>
    <w:p w:rsidR="00F20BAF" w:rsidRDefault="00E92B39" w:rsidP="00941D1C">
      <w:pPr>
        <w:pStyle w:val="40"/>
        <w:tabs>
          <w:tab w:val="right" w:leader="dot" w:pos="9360"/>
        </w:tabs>
        <w:ind w:left="1260"/>
        <w:rPr>
          <w:rFonts w:ascii="Times" w:hAnsi="Times"/>
        </w:rPr>
      </w:pPr>
      <w:hyperlink w:anchor="_Toc24175" w:history="1">
        <w:r w:rsidR="00941D1C">
          <w:rPr>
            <w:rFonts w:ascii="Times" w:hAnsi="Times"/>
          </w:rPr>
          <w:t>4</w:t>
        </w:r>
        <w:r w:rsidR="00941D1C">
          <w:rPr>
            <w:rFonts w:hint="eastAsia"/>
            <w:bCs/>
            <w:szCs w:val="28"/>
          </w:rPr>
          <w:t xml:space="preserve">.3.3 </w:t>
        </w:r>
        <w:r w:rsidR="00941D1C">
          <w:rPr>
            <w:rFonts w:ascii="Times" w:hAnsi="Times" w:hint="eastAsia"/>
          </w:rPr>
          <w:t>下单流程</w:t>
        </w:r>
        <w:r w:rsidR="00941D1C">
          <w:rPr>
            <w:rFonts w:ascii="Times" w:hAnsi="Times"/>
          </w:rPr>
          <w:tab/>
        </w:r>
        <w:r w:rsidR="00941D1C">
          <w:rPr>
            <w:rFonts w:ascii="Times" w:hAnsi="Times"/>
          </w:rPr>
          <w:fldChar w:fldCharType="begin"/>
        </w:r>
        <w:r w:rsidR="00941D1C">
          <w:rPr>
            <w:rFonts w:ascii="Times" w:hAnsi="Times"/>
          </w:rPr>
          <w:instrText xml:space="preserve"> PAGEREF _Toc24175 </w:instrText>
        </w:r>
        <w:r w:rsidR="00941D1C">
          <w:rPr>
            <w:rFonts w:ascii="Times" w:hAnsi="Times"/>
          </w:rPr>
          <w:fldChar w:fldCharType="separate"/>
        </w:r>
        <w:r w:rsidR="00941D1C">
          <w:rPr>
            <w:rFonts w:ascii="Times" w:hAnsi="Times"/>
          </w:rPr>
          <w:t>12</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17208" w:history="1">
        <w:r w:rsidR="00941D1C">
          <w:rPr>
            <w:rFonts w:ascii="Times" w:hAnsi="Times" w:hint="eastAsia"/>
          </w:rPr>
          <w:t>上传的产品分类是</w:t>
        </w:r>
        <w:r w:rsidR="00941D1C">
          <w:rPr>
            <w:rFonts w:ascii="Times" w:hAnsi="Times" w:hint="eastAsia"/>
            <w:color w:val="FF0000"/>
          </w:rPr>
          <w:t>住宿时</w:t>
        </w:r>
        <w:r w:rsidR="00941D1C">
          <w:rPr>
            <w:rFonts w:ascii="Times" w:hAnsi="Times" w:hint="eastAsia"/>
          </w:rPr>
          <w:t>：</w:t>
        </w:r>
        <w:r w:rsidR="00941D1C">
          <w:rPr>
            <w:rFonts w:ascii="Times" w:hAnsi="Times"/>
          </w:rPr>
          <w:tab/>
        </w:r>
        <w:r w:rsidR="00941D1C">
          <w:rPr>
            <w:rFonts w:ascii="Times" w:hAnsi="Times"/>
          </w:rPr>
          <w:fldChar w:fldCharType="begin"/>
        </w:r>
        <w:r w:rsidR="00941D1C">
          <w:rPr>
            <w:rFonts w:ascii="Times" w:hAnsi="Times"/>
          </w:rPr>
          <w:instrText xml:space="preserve"> PAGEREF _Toc17208 </w:instrText>
        </w:r>
        <w:r w:rsidR="00941D1C">
          <w:rPr>
            <w:rFonts w:ascii="Times" w:hAnsi="Times"/>
          </w:rPr>
          <w:fldChar w:fldCharType="separate"/>
        </w:r>
        <w:r w:rsidR="00941D1C">
          <w:rPr>
            <w:rFonts w:ascii="Times" w:hAnsi="Times"/>
          </w:rPr>
          <w:t>15</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8799" w:history="1">
        <w:r w:rsidR="00941D1C">
          <w:rPr>
            <w:rFonts w:ascii="Times" w:hAnsi="Times" w:hint="eastAsia"/>
          </w:rPr>
          <w:t>上传的产品分类是</w:t>
        </w:r>
        <w:r w:rsidR="00941D1C">
          <w:rPr>
            <w:rFonts w:ascii="Times" w:hAnsi="Times" w:hint="eastAsia"/>
            <w:color w:val="FF0000"/>
          </w:rPr>
          <w:t>小交通（包车）时</w:t>
        </w:r>
        <w:r w:rsidR="00941D1C">
          <w:rPr>
            <w:rFonts w:ascii="Times" w:hAnsi="Times" w:hint="eastAsia"/>
          </w:rPr>
          <w:t>：</w:t>
        </w:r>
        <w:r w:rsidR="00941D1C">
          <w:rPr>
            <w:rFonts w:ascii="Times" w:hAnsi="Times"/>
          </w:rPr>
          <w:tab/>
        </w:r>
        <w:r w:rsidR="00941D1C">
          <w:rPr>
            <w:rFonts w:ascii="Times" w:hAnsi="Times"/>
          </w:rPr>
          <w:fldChar w:fldCharType="begin"/>
        </w:r>
        <w:r w:rsidR="00941D1C">
          <w:rPr>
            <w:rFonts w:ascii="Times" w:hAnsi="Times"/>
          </w:rPr>
          <w:instrText xml:space="preserve"> PAGEREF _Toc8799 </w:instrText>
        </w:r>
        <w:r w:rsidR="00941D1C">
          <w:rPr>
            <w:rFonts w:ascii="Times" w:hAnsi="Times"/>
          </w:rPr>
          <w:fldChar w:fldCharType="separate"/>
        </w:r>
        <w:r w:rsidR="00941D1C">
          <w:rPr>
            <w:rFonts w:ascii="Times" w:hAnsi="Times"/>
          </w:rPr>
          <w:t>16</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25685" w:history="1">
        <w:r w:rsidR="00941D1C">
          <w:rPr>
            <w:rFonts w:ascii="Times" w:hAnsi="Times" w:hint="eastAsia"/>
          </w:rPr>
          <w:t>上传的产品分类是</w:t>
        </w:r>
        <w:r w:rsidR="00941D1C">
          <w:rPr>
            <w:rFonts w:ascii="Times" w:hAnsi="Times" w:hint="eastAsia"/>
            <w:color w:val="FF0000"/>
          </w:rPr>
          <w:t>特产时</w:t>
        </w:r>
        <w:r w:rsidR="00941D1C">
          <w:rPr>
            <w:rFonts w:ascii="Times" w:hAnsi="Times" w:hint="eastAsia"/>
          </w:rPr>
          <w:t>：</w:t>
        </w:r>
        <w:r w:rsidR="00941D1C">
          <w:rPr>
            <w:rFonts w:ascii="Times" w:hAnsi="Times"/>
          </w:rPr>
          <w:tab/>
        </w:r>
        <w:r w:rsidR="00941D1C">
          <w:rPr>
            <w:rFonts w:ascii="Times" w:hAnsi="Times"/>
          </w:rPr>
          <w:fldChar w:fldCharType="begin"/>
        </w:r>
        <w:r w:rsidR="00941D1C">
          <w:rPr>
            <w:rFonts w:ascii="Times" w:hAnsi="Times"/>
          </w:rPr>
          <w:instrText xml:space="preserve"> PAGEREF _Toc25685 </w:instrText>
        </w:r>
        <w:r w:rsidR="00941D1C">
          <w:rPr>
            <w:rFonts w:ascii="Times" w:hAnsi="Times"/>
          </w:rPr>
          <w:fldChar w:fldCharType="separate"/>
        </w:r>
        <w:r w:rsidR="00941D1C">
          <w:rPr>
            <w:rFonts w:ascii="Times" w:hAnsi="Times"/>
          </w:rPr>
          <w:t>17</w:t>
        </w:r>
        <w:r w:rsidR="00941D1C">
          <w:rPr>
            <w:rFonts w:ascii="Times" w:hAnsi="Times"/>
          </w:rPr>
          <w:fldChar w:fldCharType="end"/>
        </w:r>
      </w:hyperlink>
    </w:p>
    <w:p w:rsidR="00F20BAF" w:rsidRDefault="00E92B39" w:rsidP="00941D1C">
      <w:pPr>
        <w:pStyle w:val="40"/>
        <w:tabs>
          <w:tab w:val="right" w:leader="dot" w:pos="9360"/>
        </w:tabs>
        <w:ind w:left="1260"/>
        <w:rPr>
          <w:rFonts w:ascii="Times" w:hAnsi="Times"/>
        </w:rPr>
      </w:pPr>
      <w:hyperlink w:anchor="_Toc10335" w:history="1">
        <w:r w:rsidR="00941D1C">
          <w:rPr>
            <w:rFonts w:ascii="Times" w:hAnsi="Times"/>
          </w:rPr>
          <w:t>4</w:t>
        </w:r>
        <w:r w:rsidR="00941D1C">
          <w:rPr>
            <w:rFonts w:hint="eastAsia"/>
            <w:bCs/>
            <w:szCs w:val="28"/>
          </w:rPr>
          <w:t xml:space="preserve">.3.4 </w:t>
        </w:r>
        <w:r w:rsidR="00941D1C">
          <w:rPr>
            <w:rFonts w:ascii="Times" w:hAnsi="Times" w:hint="eastAsia"/>
          </w:rPr>
          <w:t>支付</w:t>
        </w:r>
        <w:r w:rsidR="00941D1C">
          <w:rPr>
            <w:rFonts w:ascii="Times" w:hAnsi="Times"/>
          </w:rPr>
          <w:tab/>
        </w:r>
        <w:r w:rsidR="00941D1C">
          <w:rPr>
            <w:rFonts w:ascii="Times" w:hAnsi="Times"/>
          </w:rPr>
          <w:fldChar w:fldCharType="begin"/>
        </w:r>
        <w:r w:rsidR="00941D1C">
          <w:rPr>
            <w:rFonts w:ascii="Times" w:hAnsi="Times"/>
          </w:rPr>
          <w:instrText xml:space="preserve"> PAGEREF _Toc10335 </w:instrText>
        </w:r>
        <w:r w:rsidR="00941D1C">
          <w:rPr>
            <w:rFonts w:ascii="Times" w:hAnsi="Times"/>
          </w:rPr>
          <w:fldChar w:fldCharType="separate"/>
        </w:r>
        <w:r w:rsidR="00941D1C">
          <w:rPr>
            <w:rFonts w:ascii="Times" w:hAnsi="Times"/>
          </w:rPr>
          <w:t>18</w:t>
        </w:r>
        <w:r w:rsidR="00941D1C">
          <w:rPr>
            <w:rFonts w:ascii="Times" w:hAnsi="Times"/>
          </w:rPr>
          <w:fldChar w:fldCharType="end"/>
        </w:r>
      </w:hyperlink>
    </w:p>
    <w:p w:rsidR="00F20BAF" w:rsidRDefault="00E92B39" w:rsidP="00941D1C">
      <w:pPr>
        <w:pStyle w:val="20"/>
        <w:tabs>
          <w:tab w:val="right" w:leader="dot" w:pos="9360"/>
        </w:tabs>
        <w:ind w:left="420"/>
        <w:rPr>
          <w:rFonts w:ascii="Times" w:hAnsi="Times"/>
        </w:rPr>
      </w:pPr>
      <w:hyperlink w:anchor="_Toc1521" w:history="1">
        <w:r w:rsidR="00941D1C">
          <w:rPr>
            <w:rFonts w:ascii="Times" w:hAnsi="Times"/>
          </w:rPr>
          <w:t>5</w:t>
        </w:r>
        <w:r w:rsidR="00941D1C">
          <w:rPr>
            <w:rFonts w:ascii="Arial" w:hAnsi="Arial" w:cs="Arial"/>
            <w:bCs/>
            <w:szCs w:val="28"/>
          </w:rPr>
          <w:t>、</w:t>
        </w:r>
        <w:r w:rsidR="00941D1C">
          <w:rPr>
            <w:rFonts w:ascii="Arial" w:hAnsi="Arial" w:cs="Arial"/>
            <w:bCs/>
            <w:szCs w:val="28"/>
          </w:rPr>
          <w:t xml:space="preserve"> </w:t>
        </w:r>
        <w:r w:rsidR="00941D1C">
          <w:rPr>
            <w:rFonts w:ascii="Times" w:hAnsi="Times" w:cs="Arial"/>
            <w:szCs w:val="28"/>
          </w:rPr>
          <w:t>第</w:t>
        </w:r>
        <w:r w:rsidR="00941D1C">
          <w:rPr>
            <w:rFonts w:ascii="Times" w:hAnsi="Times" w:cs="Arial" w:hint="eastAsia"/>
            <w:szCs w:val="28"/>
          </w:rPr>
          <w:t>二</w:t>
        </w:r>
        <w:r w:rsidR="00941D1C">
          <w:rPr>
            <w:rFonts w:ascii="Times" w:hAnsi="Times" w:cs="Arial"/>
            <w:szCs w:val="28"/>
          </w:rPr>
          <w:t>部分</w:t>
        </w:r>
        <w:r w:rsidR="00941D1C">
          <w:rPr>
            <w:rFonts w:ascii="Times" w:hAnsi="Times" w:cs="Arial"/>
            <w:szCs w:val="28"/>
          </w:rPr>
          <w:t xml:space="preserve">  </w:t>
        </w:r>
        <w:r w:rsidR="00941D1C">
          <w:rPr>
            <w:rFonts w:ascii="Times" w:hAnsi="Times" w:cs="Arial" w:hint="eastAsia"/>
            <w:szCs w:val="28"/>
          </w:rPr>
          <w:t>我的订单</w:t>
        </w:r>
        <w:r w:rsidR="00941D1C">
          <w:rPr>
            <w:rFonts w:ascii="Times" w:hAnsi="Times"/>
          </w:rPr>
          <w:tab/>
        </w:r>
        <w:r w:rsidR="00941D1C">
          <w:rPr>
            <w:rFonts w:ascii="Times" w:hAnsi="Times"/>
          </w:rPr>
          <w:fldChar w:fldCharType="begin"/>
        </w:r>
        <w:r w:rsidR="00941D1C">
          <w:rPr>
            <w:rFonts w:ascii="Times" w:hAnsi="Times"/>
          </w:rPr>
          <w:instrText xml:space="preserve"> PAGEREF _Toc1521 </w:instrText>
        </w:r>
        <w:r w:rsidR="00941D1C">
          <w:rPr>
            <w:rFonts w:ascii="Times" w:hAnsi="Times"/>
          </w:rPr>
          <w:fldChar w:fldCharType="separate"/>
        </w:r>
        <w:r w:rsidR="00941D1C">
          <w:rPr>
            <w:rFonts w:ascii="Times" w:hAnsi="Times"/>
          </w:rPr>
          <w:t>20</w:t>
        </w:r>
        <w:r w:rsidR="00941D1C">
          <w:rPr>
            <w:rFonts w:ascii="Times" w:hAnsi="Times"/>
          </w:rPr>
          <w:fldChar w:fldCharType="end"/>
        </w:r>
      </w:hyperlink>
    </w:p>
    <w:p w:rsidR="00F20BAF" w:rsidRDefault="00E92B39" w:rsidP="00941D1C">
      <w:pPr>
        <w:pStyle w:val="30"/>
        <w:tabs>
          <w:tab w:val="right" w:leader="dot" w:pos="9360"/>
        </w:tabs>
        <w:ind w:left="840"/>
        <w:rPr>
          <w:rFonts w:ascii="Times" w:hAnsi="Times"/>
        </w:rPr>
      </w:pPr>
      <w:hyperlink w:anchor="_Toc23006" w:history="1">
        <w:r w:rsidR="00941D1C">
          <w:rPr>
            <w:rFonts w:ascii="Times" w:hAnsi="Times"/>
          </w:rPr>
          <w:t>5</w:t>
        </w:r>
        <w:r w:rsidR="00941D1C">
          <w:rPr>
            <w:rFonts w:cs="Arial" w:hint="eastAsia"/>
            <w:bCs/>
            <w:szCs w:val="26"/>
          </w:rPr>
          <w:t xml:space="preserve">.1 </w:t>
        </w:r>
        <w:r w:rsidR="00941D1C">
          <w:rPr>
            <w:rFonts w:ascii="Times" w:hAnsi="Times"/>
          </w:rPr>
          <w:t>产品概述</w:t>
        </w:r>
        <w:r w:rsidR="00941D1C">
          <w:rPr>
            <w:rFonts w:ascii="Times" w:hAnsi="Times"/>
          </w:rPr>
          <w:tab/>
        </w:r>
        <w:r w:rsidR="00941D1C">
          <w:rPr>
            <w:rFonts w:ascii="Times" w:hAnsi="Times"/>
          </w:rPr>
          <w:fldChar w:fldCharType="begin"/>
        </w:r>
        <w:r w:rsidR="00941D1C">
          <w:rPr>
            <w:rFonts w:ascii="Times" w:hAnsi="Times"/>
          </w:rPr>
          <w:instrText xml:space="preserve"> PAGEREF _Toc23006 </w:instrText>
        </w:r>
        <w:r w:rsidR="00941D1C">
          <w:rPr>
            <w:rFonts w:ascii="Times" w:hAnsi="Times"/>
          </w:rPr>
          <w:fldChar w:fldCharType="separate"/>
        </w:r>
        <w:r w:rsidR="00941D1C">
          <w:rPr>
            <w:rFonts w:ascii="Times" w:hAnsi="Times"/>
          </w:rPr>
          <w:t>20</w:t>
        </w:r>
        <w:r w:rsidR="00941D1C">
          <w:rPr>
            <w:rFonts w:ascii="Times" w:hAnsi="Times"/>
          </w:rPr>
          <w:fldChar w:fldCharType="end"/>
        </w:r>
      </w:hyperlink>
    </w:p>
    <w:p w:rsidR="00F20BAF" w:rsidRDefault="00E92B39" w:rsidP="00941D1C">
      <w:pPr>
        <w:pStyle w:val="30"/>
        <w:tabs>
          <w:tab w:val="right" w:leader="dot" w:pos="9360"/>
        </w:tabs>
        <w:ind w:left="840"/>
        <w:rPr>
          <w:rFonts w:ascii="Times" w:hAnsi="Times"/>
        </w:rPr>
      </w:pPr>
      <w:hyperlink w:anchor="_Toc6940" w:history="1">
        <w:r w:rsidR="00941D1C">
          <w:rPr>
            <w:rFonts w:ascii="Times" w:hAnsi="Times"/>
          </w:rPr>
          <w:t>5</w:t>
        </w:r>
        <w:r w:rsidR="00941D1C">
          <w:rPr>
            <w:rFonts w:cs="Arial" w:hint="eastAsia"/>
            <w:bCs/>
            <w:szCs w:val="26"/>
          </w:rPr>
          <w:t xml:space="preserve">.2 </w:t>
        </w:r>
        <w:r w:rsidR="00941D1C">
          <w:rPr>
            <w:rFonts w:ascii="Times" w:hAnsi="Times"/>
          </w:rPr>
          <w:t>产品</w:t>
        </w:r>
        <w:r w:rsidR="00941D1C">
          <w:rPr>
            <w:rFonts w:ascii="Times" w:hAnsi="Times" w:hint="eastAsia"/>
          </w:rPr>
          <w:t>结构（功能摘要）</w:t>
        </w:r>
        <w:r w:rsidR="00941D1C">
          <w:rPr>
            <w:rFonts w:ascii="Times" w:hAnsi="Times"/>
          </w:rPr>
          <w:tab/>
        </w:r>
        <w:r w:rsidR="00941D1C">
          <w:rPr>
            <w:rFonts w:ascii="Times" w:hAnsi="Times"/>
          </w:rPr>
          <w:fldChar w:fldCharType="begin"/>
        </w:r>
        <w:r w:rsidR="00941D1C">
          <w:rPr>
            <w:rFonts w:ascii="Times" w:hAnsi="Times"/>
          </w:rPr>
          <w:instrText xml:space="preserve"> PAGEREF _Toc6940 </w:instrText>
        </w:r>
        <w:r w:rsidR="00941D1C">
          <w:rPr>
            <w:rFonts w:ascii="Times" w:hAnsi="Times"/>
          </w:rPr>
          <w:fldChar w:fldCharType="separate"/>
        </w:r>
        <w:r w:rsidR="00941D1C">
          <w:rPr>
            <w:rFonts w:ascii="Times" w:hAnsi="Times"/>
          </w:rPr>
          <w:t>20</w:t>
        </w:r>
        <w:r w:rsidR="00941D1C">
          <w:rPr>
            <w:rFonts w:ascii="Times" w:hAnsi="Times"/>
          </w:rPr>
          <w:fldChar w:fldCharType="end"/>
        </w:r>
      </w:hyperlink>
    </w:p>
    <w:p w:rsidR="00F20BAF" w:rsidRDefault="00E92B39" w:rsidP="00941D1C">
      <w:pPr>
        <w:pStyle w:val="30"/>
        <w:tabs>
          <w:tab w:val="right" w:leader="dot" w:pos="9360"/>
        </w:tabs>
        <w:ind w:left="840"/>
        <w:rPr>
          <w:rFonts w:ascii="Times" w:hAnsi="Times"/>
        </w:rPr>
      </w:pPr>
      <w:hyperlink w:anchor="_Toc22404" w:history="1">
        <w:r w:rsidR="00941D1C">
          <w:rPr>
            <w:rFonts w:ascii="Times" w:hAnsi="Times"/>
          </w:rPr>
          <w:t>5</w:t>
        </w:r>
        <w:r w:rsidR="00941D1C">
          <w:rPr>
            <w:rFonts w:cs="Arial" w:hint="eastAsia"/>
            <w:bCs/>
            <w:szCs w:val="26"/>
          </w:rPr>
          <w:t xml:space="preserve">.3 </w:t>
        </w:r>
        <w:r w:rsidR="00941D1C">
          <w:rPr>
            <w:rFonts w:ascii="Times" w:hAnsi="Times"/>
          </w:rPr>
          <w:t>特性</w:t>
        </w:r>
        <w:r w:rsidR="00941D1C">
          <w:rPr>
            <w:rFonts w:ascii="Times" w:hAnsi="Times" w:hint="eastAsia"/>
          </w:rPr>
          <w:t>说明</w:t>
        </w:r>
        <w:r w:rsidR="00941D1C">
          <w:rPr>
            <w:rFonts w:ascii="Times" w:hAnsi="Times"/>
          </w:rPr>
          <w:tab/>
        </w:r>
        <w:r w:rsidR="00941D1C">
          <w:rPr>
            <w:rFonts w:ascii="Times" w:hAnsi="Times"/>
          </w:rPr>
          <w:fldChar w:fldCharType="begin"/>
        </w:r>
        <w:r w:rsidR="00941D1C">
          <w:rPr>
            <w:rFonts w:ascii="Times" w:hAnsi="Times"/>
          </w:rPr>
          <w:instrText xml:space="preserve"> PAGEREF _Toc22404 </w:instrText>
        </w:r>
        <w:r w:rsidR="00941D1C">
          <w:rPr>
            <w:rFonts w:ascii="Times" w:hAnsi="Times"/>
          </w:rPr>
          <w:fldChar w:fldCharType="separate"/>
        </w:r>
        <w:r w:rsidR="00941D1C">
          <w:rPr>
            <w:rFonts w:ascii="Times" w:hAnsi="Times"/>
          </w:rPr>
          <w:t>20</w:t>
        </w:r>
        <w:r w:rsidR="00941D1C">
          <w:rPr>
            <w:rFonts w:ascii="Times" w:hAnsi="Times"/>
          </w:rPr>
          <w:fldChar w:fldCharType="end"/>
        </w:r>
      </w:hyperlink>
    </w:p>
    <w:p w:rsidR="00F20BAF" w:rsidRDefault="00E92B39" w:rsidP="00941D1C">
      <w:pPr>
        <w:pStyle w:val="40"/>
        <w:tabs>
          <w:tab w:val="right" w:leader="dot" w:pos="9360"/>
        </w:tabs>
        <w:ind w:left="1260"/>
        <w:rPr>
          <w:rFonts w:ascii="Times" w:hAnsi="Times"/>
        </w:rPr>
      </w:pPr>
      <w:hyperlink w:anchor="_Toc15441" w:history="1">
        <w:r w:rsidR="00941D1C">
          <w:rPr>
            <w:rFonts w:ascii="Times" w:hAnsi="Times"/>
          </w:rPr>
          <w:t>5</w:t>
        </w:r>
        <w:r w:rsidR="00941D1C">
          <w:rPr>
            <w:rFonts w:hint="eastAsia"/>
            <w:bCs/>
            <w:szCs w:val="28"/>
          </w:rPr>
          <w:t xml:space="preserve">.3.1 </w:t>
        </w:r>
        <w:r w:rsidR="00941D1C">
          <w:rPr>
            <w:rFonts w:ascii="Times" w:hAnsi="Times" w:hint="eastAsia"/>
          </w:rPr>
          <w:t>订单列表</w:t>
        </w:r>
        <w:r w:rsidR="00941D1C">
          <w:rPr>
            <w:rFonts w:ascii="Times" w:hAnsi="Times"/>
          </w:rPr>
          <w:tab/>
        </w:r>
        <w:r w:rsidR="00941D1C">
          <w:rPr>
            <w:rFonts w:ascii="Times" w:hAnsi="Times"/>
          </w:rPr>
          <w:fldChar w:fldCharType="begin"/>
        </w:r>
        <w:r w:rsidR="00941D1C">
          <w:rPr>
            <w:rFonts w:ascii="Times" w:hAnsi="Times"/>
          </w:rPr>
          <w:instrText xml:space="preserve"> PAGEREF _Toc15441 </w:instrText>
        </w:r>
        <w:r w:rsidR="00941D1C">
          <w:rPr>
            <w:rFonts w:ascii="Times" w:hAnsi="Times"/>
          </w:rPr>
          <w:fldChar w:fldCharType="separate"/>
        </w:r>
        <w:r w:rsidR="00941D1C">
          <w:rPr>
            <w:rFonts w:ascii="Times" w:hAnsi="Times"/>
          </w:rPr>
          <w:t>20</w:t>
        </w:r>
        <w:r w:rsidR="00941D1C">
          <w:rPr>
            <w:rFonts w:ascii="Times" w:hAnsi="Times"/>
          </w:rPr>
          <w:fldChar w:fldCharType="end"/>
        </w:r>
      </w:hyperlink>
    </w:p>
    <w:p w:rsidR="00F20BAF" w:rsidRDefault="00E92B39" w:rsidP="00941D1C">
      <w:pPr>
        <w:pStyle w:val="40"/>
        <w:tabs>
          <w:tab w:val="right" w:leader="dot" w:pos="9360"/>
        </w:tabs>
        <w:ind w:left="1260"/>
        <w:rPr>
          <w:rFonts w:ascii="Times" w:hAnsi="Times"/>
        </w:rPr>
      </w:pPr>
      <w:hyperlink w:anchor="_Toc12430" w:history="1">
        <w:r w:rsidR="00941D1C">
          <w:rPr>
            <w:rFonts w:ascii="Times" w:hAnsi="Times"/>
          </w:rPr>
          <w:t>5</w:t>
        </w:r>
        <w:r w:rsidR="00941D1C">
          <w:rPr>
            <w:rFonts w:hint="eastAsia"/>
            <w:bCs/>
            <w:szCs w:val="28"/>
          </w:rPr>
          <w:t xml:space="preserve">.3.2 </w:t>
        </w:r>
        <w:r w:rsidR="00941D1C">
          <w:rPr>
            <w:rFonts w:ascii="Times" w:hAnsi="Times" w:hint="eastAsia"/>
          </w:rPr>
          <w:t>订单详情</w:t>
        </w:r>
        <w:r w:rsidR="00941D1C">
          <w:rPr>
            <w:rFonts w:ascii="Times" w:hAnsi="Times"/>
          </w:rPr>
          <w:tab/>
        </w:r>
        <w:r w:rsidR="00941D1C">
          <w:rPr>
            <w:rFonts w:ascii="Times" w:hAnsi="Times"/>
          </w:rPr>
          <w:fldChar w:fldCharType="begin"/>
        </w:r>
        <w:r w:rsidR="00941D1C">
          <w:rPr>
            <w:rFonts w:ascii="Times" w:hAnsi="Times"/>
          </w:rPr>
          <w:instrText xml:space="preserve"> PAGEREF _Toc12430 </w:instrText>
        </w:r>
        <w:r w:rsidR="00941D1C">
          <w:rPr>
            <w:rFonts w:ascii="Times" w:hAnsi="Times"/>
          </w:rPr>
          <w:fldChar w:fldCharType="separate"/>
        </w:r>
        <w:r w:rsidR="00941D1C">
          <w:rPr>
            <w:rFonts w:ascii="Times" w:hAnsi="Times"/>
          </w:rPr>
          <w:t>21</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16903" w:history="1">
        <w:r w:rsidR="00941D1C">
          <w:rPr>
            <w:rFonts w:ascii="Times" w:hAnsi="Times" w:hint="eastAsia"/>
          </w:rPr>
          <w:t>订单“未支付”状态：</w:t>
        </w:r>
        <w:r w:rsidR="00941D1C">
          <w:rPr>
            <w:rFonts w:ascii="Times" w:hAnsi="Times"/>
          </w:rPr>
          <w:tab/>
        </w:r>
        <w:r w:rsidR="00941D1C">
          <w:rPr>
            <w:rFonts w:ascii="Times" w:hAnsi="Times"/>
          </w:rPr>
          <w:fldChar w:fldCharType="begin"/>
        </w:r>
        <w:r w:rsidR="00941D1C">
          <w:rPr>
            <w:rFonts w:ascii="Times" w:hAnsi="Times"/>
          </w:rPr>
          <w:instrText xml:space="preserve"> PAGEREF _Toc16903 </w:instrText>
        </w:r>
        <w:r w:rsidR="00941D1C">
          <w:rPr>
            <w:rFonts w:ascii="Times" w:hAnsi="Times"/>
          </w:rPr>
          <w:fldChar w:fldCharType="separate"/>
        </w:r>
        <w:r w:rsidR="00941D1C">
          <w:rPr>
            <w:rFonts w:ascii="Times" w:hAnsi="Times"/>
          </w:rPr>
          <w:t>22</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15024" w:history="1">
        <w:r w:rsidR="00941D1C">
          <w:rPr>
            <w:rFonts w:ascii="Times" w:hAnsi="Times" w:hint="eastAsia"/>
          </w:rPr>
          <w:t>订单“待确认”状态：</w:t>
        </w:r>
        <w:r w:rsidR="00941D1C">
          <w:rPr>
            <w:rFonts w:ascii="Times" w:hAnsi="Times"/>
          </w:rPr>
          <w:tab/>
        </w:r>
        <w:r w:rsidR="00941D1C">
          <w:rPr>
            <w:rFonts w:ascii="Times" w:hAnsi="Times"/>
          </w:rPr>
          <w:fldChar w:fldCharType="begin"/>
        </w:r>
        <w:r w:rsidR="00941D1C">
          <w:rPr>
            <w:rFonts w:ascii="Times" w:hAnsi="Times"/>
          </w:rPr>
          <w:instrText xml:space="preserve"> PAGEREF _Toc15024 </w:instrText>
        </w:r>
        <w:r w:rsidR="00941D1C">
          <w:rPr>
            <w:rFonts w:ascii="Times" w:hAnsi="Times"/>
          </w:rPr>
          <w:fldChar w:fldCharType="separate"/>
        </w:r>
        <w:r w:rsidR="00941D1C">
          <w:rPr>
            <w:rFonts w:ascii="Times" w:hAnsi="Times"/>
          </w:rPr>
          <w:t>23</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25844" w:history="1">
        <w:r w:rsidR="00941D1C">
          <w:rPr>
            <w:rFonts w:ascii="Times" w:hAnsi="Times" w:hint="eastAsia"/>
          </w:rPr>
          <w:t>订单“待消费”状态：</w:t>
        </w:r>
        <w:r w:rsidR="00941D1C">
          <w:rPr>
            <w:rFonts w:ascii="Times" w:hAnsi="Times"/>
          </w:rPr>
          <w:tab/>
        </w:r>
        <w:r w:rsidR="00941D1C">
          <w:rPr>
            <w:rFonts w:ascii="Times" w:hAnsi="Times"/>
          </w:rPr>
          <w:fldChar w:fldCharType="begin"/>
        </w:r>
        <w:r w:rsidR="00941D1C">
          <w:rPr>
            <w:rFonts w:ascii="Times" w:hAnsi="Times"/>
          </w:rPr>
          <w:instrText xml:space="preserve"> PAGEREF _Toc25844 </w:instrText>
        </w:r>
        <w:r w:rsidR="00941D1C">
          <w:rPr>
            <w:rFonts w:ascii="Times" w:hAnsi="Times"/>
          </w:rPr>
          <w:fldChar w:fldCharType="separate"/>
        </w:r>
        <w:r w:rsidR="00941D1C">
          <w:rPr>
            <w:rFonts w:ascii="Times" w:hAnsi="Times"/>
          </w:rPr>
          <w:t>23</w:t>
        </w:r>
        <w:r w:rsidR="00941D1C">
          <w:rPr>
            <w:rFonts w:ascii="Times" w:hAnsi="Times"/>
          </w:rPr>
          <w:fldChar w:fldCharType="end"/>
        </w:r>
      </w:hyperlink>
    </w:p>
    <w:p w:rsidR="00F20BAF" w:rsidRDefault="00E92B39" w:rsidP="00941D1C">
      <w:pPr>
        <w:pStyle w:val="50"/>
        <w:tabs>
          <w:tab w:val="right" w:leader="dot" w:pos="9360"/>
        </w:tabs>
        <w:ind w:left="1680"/>
        <w:rPr>
          <w:rFonts w:ascii="Times" w:hAnsi="Times"/>
        </w:rPr>
      </w:pPr>
      <w:hyperlink w:anchor="_Toc29280" w:history="1">
        <w:r w:rsidR="00941D1C">
          <w:rPr>
            <w:rFonts w:ascii="Times" w:hAnsi="Times" w:hint="eastAsia"/>
          </w:rPr>
          <w:t>订单“已完成”</w:t>
        </w:r>
        <w:r w:rsidR="00941D1C">
          <w:rPr>
            <w:rFonts w:ascii="Times" w:hAnsi="Times"/>
          </w:rPr>
          <w:t>“</w:t>
        </w:r>
        <w:r w:rsidR="00941D1C">
          <w:rPr>
            <w:rFonts w:ascii="Times" w:hAnsi="Times" w:hint="eastAsia"/>
          </w:rPr>
          <w:t>已退款““已取消”</w:t>
        </w:r>
        <w:r w:rsidR="00941D1C">
          <w:rPr>
            <w:rFonts w:ascii="Times" w:hAnsi="Times"/>
          </w:rPr>
          <w:t>状态</w:t>
        </w:r>
        <w:r w:rsidR="00941D1C">
          <w:rPr>
            <w:rFonts w:ascii="Times" w:hAnsi="Times"/>
          </w:rPr>
          <w:tab/>
        </w:r>
        <w:r w:rsidR="00941D1C">
          <w:rPr>
            <w:rFonts w:ascii="Times" w:hAnsi="Times"/>
          </w:rPr>
          <w:fldChar w:fldCharType="begin"/>
        </w:r>
        <w:r w:rsidR="00941D1C">
          <w:rPr>
            <w:rFonts w:ascii="Times" w:hAnsi="Times"/>
          </w:rPr>
          <w:instrText xml:space="preserve"> PAGEREF _Toc29280 </w:instrText>
        </w:r>
        <w:r w:rsidR="00941D1C">
          <w:rPr>
            <w:rFonts w:ascii="Times" w:hAnsi="Times"/>
          </w:rPr>
          <w:fldChar w:fldCharType="separate"/>
        </w:r>
        <w:r w:rsidR="00941D1C">
          <w:rPr>
            <w:rFonts w:ascii="Times" w:hAnsi="Times"/>
          </w:rPr>
          <w:t>24</w:t>
        </w:r>
        <w:r w:rsidR="00941D1C">
          <w:rPr>
            <w:rFonts w:ascii="Times" w:hAnsi="Times"/>
          </w:rPr>
          <w:fldChar w:fldCharType="end"/>
        </w:r>
      </w:hyperlink>
    </w:p>
    <w:p w:rsidR="00F20BAF" w:rsidRDefault="00E92B39" w:rsidP="00941D1C">
      <w:pPr>
        <w:pStyle w:val="20"/>
        <w:tabs>
          <w:tab w:val="right" w:leader="dot" w:pos="9360"/>
        </w:tabs>
        <w:ind w:left="420"/>
        <w:rPr>
          <w:rFonts w:ascii="Times" w:hAnsi="Times"/>
        </w:rPr>
      </w:pPr>
      <w:hyperlink w:anchor="_Toc2724" w:history="1">
        <w:r w:rsidR="00941D1C">
          <w:rPr>
            <w:rFonts w:ascii="Times" w:hAnsi="Times"/>
          </w:rPr>
          <w:t>6</w:t>
        </w:r>
        <w:r w:rsidR="00941D1C">
          <w:rPr>
            <w:rFonts w:ascii="Arial" w:hAnsi="Arial" w:cs="Arial"/>
            <w:bCs/>
            <w:szCs w:val="28"/>
          </w:rPr>
          <w:t>、</w:t>
        </w:r>
        <w:r w:rsidR="00941D1C">
          <w:rPr>
            <w:rFonts w:ascii="Arial" w:hAnsi="Arial" w:cs="Arial"/>
            <w:bCs/>
            <w:szCs w:val="28"/>
          </w:rPr>
          <w:t xml:space="preserve"> </w:t>
        </w:r>
        <w:r w:rsidR="00941D1C">
          <w:rPr>
            <w:rFonts w:ascii="Times" w:hAnsi="Times" w:cs="Arial"/>
            <w:szCs w:val="28"/>
          </w:rPr>
          <w:t>第</w:t>
        </w:r>
        <w:r w:rsidR="00941D1C">
          <w:rPr>
            <w:rFonts w:ascii="Times" w:hAnsi="Times" w:cs="Arial" w:hint="eastAsia"/>
            <w:szCs w:val="28"/>
          </w:rPr>
          <w:t>三</w:t>
        </w:r>
        <w:r w:rsidR="00941D1C">
          <w:rPr>
            <w:rFonts w:ascii="Times" w:hAnsi="Times" w:cs="Arial"/>
            <w:szCs w:val="28"/>
          </w:rPr>
          <w:t>部分</w:t>
        </w:r>
        <w:r w:rsidR="00941D1C">
          <w:rPr>
            <w:rFonts w:ascii="Times" w:hAnsi="Times" w:cs="Arial"/>
            <w:szCs w:val="28"/>
          </w:rPr>
          <w:t xml:space="preserve">  </w:t>
        </w:r>
        <w:r w:rsidR="00941D1C">
          <w:rPr>
            <w:rFonts w:ascii="Times" w:hAnsi="Times" w:cs="Arial" w:hint="eastAsia"/>
            <w:szCs w:val="28"/>
          </w:rPr>
          <w:t>我的钱包</w:t>
        </w:r>
        <w:r w:rsidR="00941D1C">
          <w:rPr>
            <w:rFonts w:ascii="Times" w:hAnsi="Times"/>
          </w:rPr>
          <w:tab/>
        </w:r>
        <w:r w:rsidR="00941D1C">
          <w:rPr>
            <w:rFonts w:ascii="Times" w:hAnsi="Times"/>
          </w:rPr>
          <w:fldChar w:fldCharType="begin"/>
        </w:r>
        <w:r w:rsidR="00941D1C">
          <w:rPr>
            <w:rFonts w:ascii="Times" w:hAnsi="Times"/>
          </w:rPr>
          <w:instrText xml:space="preserve"> PAGEREF _Toc2724 </w:instrText>
        </w:r>
        <w:r w:rsidR="00941D1C">
          <w:rPr>
            <w:rFonts w:ascii="Times" w:hAnsi="Times"/>
          </w:rPr>
          <w:fldChar w:fldCharType="separate"/>
        </w:r>
        <w:r w:rsidR="00941D1C">
          <w:rPr>
            <w:rFonts w:ascii="Times" w:hAnsi="Times"/>
          </w:rPr>
          <w:t>25</w:t>
        </w:r>
        <w:r w:rsidR="00941D1C">
          <w:rPr>
            <w:rFonts w:ascii="Times" w:hAnsi="Times"/>
          </w:rPr>
          <w:fldChar w:fldCharType="end"/>
        </w:r>
      </w:hyperlink>
    </w:p>
    <w:p w:rsidR="00F20BAF" w:rsidRDefault="00E92B39" w:rsidP="00941D1C">
      <w:pPr>
        <w:pStyle w:val="30"/>
        <w:tabs>
          <w:tab w:val="right" w:leader="dot" w:pos="9360"/>
        </w:tabs>
        <w:ind w:left="840"/>
        <w:rPr>
          <w:rFonts w:ascii="Times" w:hAnsi="Times"/>
        </w:rPr>
      </w:pPr>
      <w:hyperlink w:anchor="_Toc4268" w:history="1">
        <w:r w:rsidR="00941D1C">
          <w:rPr>
            <w:rFonts w:ascii="Times" w:hAnsi="Times"/>
          </w:rPr>
          <w:t>6</w:t>
        </w:r>
        <w:r w:rsidR="00941D1C">
          <w:rPr>
            <w:rFonts w:cs="Arial" w:hint="eastAsia"/>
            <w:bCs/>
            <w:szCs w:val="26"/>
          </w:rPr>
          <w:t xml:space="preserve">.1 </w:t>
        </w:r>
        <w:r w:rsidR="00941D1C">
          <w:rPr>
            <w:rFonts w:ascii="Times" w:hAnsi="Times"/>
          </w:rPr>
          <w:t>特性</w:t>
        </w:r>
        <w:r w:rsidR="00941D1C">
          <w:rPr>
            <w:rFonts w:ascii="Times" w:hAnsi="Times" w:hint="eastAsia"/>
          </w:rPr>
          <w:t>说明</w:t>
        </w:r>
        <w:r w:rsidR="00941D1C">
          <w:rPr>
            <w:rFonts w:ascii="Times" w:hAnsi="Times"/>
          </w:rPr>
          <w:tab/>
        </w:r>
        <w:r w:rsidR="00941D1C">
          <w:rPr>
            <w:rFonts w:ascii="Times" w:hAnsi="Times"/>
          </w:rPr>
          <w:fldChar w:fldCharType="begin"/>
        </w:r>
        <w:r w:rsidR="00941D1C">
          <w:rPr>
            <w:rFonts w:ascii="Times" w:hAnsi="Times"/>
          </w:rPr>
          <w:instrText xml:space="preserve"> PAGEREF _Toc4268 </w:instrText>
        </w:r>
        <w:r w:rsidR="00941D1C">
          <w:rPr>
            <w:rFonts w:ascii="Times" w:hAnsi="Times"/>
          </w:rPr>
          <w:fldChar w:fldCharType="separate"/>
        </w:r>
        <w:r w:rsidR="00941D1C">
          <w:rPr>
            <w:rFonts w:ascii="Times" w:hAnsi="Times"/>
          </w:rPr>
          <w:t>25</w:t>
        </w:r>
        <w:r w:rsidR="00941D1C">
          <w:rPr>
            <w:rFonts w:ascii="Times" w:hAnsi="Times"/>
          </w:rPr>
          <w:fldChar w:fldCharType="end"/>
        </w:r>
      </w:hyperlink>
    </w:p>
    <w:p w:rsidR="00F20BAF" w:rsidRDefault="00E92B39" w:rsidP="00941D1C">
      <w:pPr>
        <w:pStyle w:val="40"/>
        <w:tabs>
          <w:tab w:val="right" w:leader="dot" w:pos="9360"/>
        </w:tabs>
        <w:ind w:left="1260"/>
        <w:rPr>
          <w:rFonts w:ascii="Times" w:hAnsi="Times"/>
        </w:rPr>
      </w:pPr>
      <w:hyperlink w:anchor="_Toc8392" w:history="1">
        <w:r w:rsidR="00941D1C">
          <w:rPr>
            <w:rFonts w:ascii="Times" w:hAnsi="Times"/>
          </w:rPr>
          <w:t>6</w:t>
        </w:r>
        <w:r w:rsidR="00941D1C">
          <w:rPr>
            <w:rFonts w:hint="eastAsia"/>
            <w:bCs/>
            <w:szCs w:val="28"/>
          </w:rPr>
          <w:t xml:space="preserve">.1.1 </w:t>
        </w:r>
        <w:r w:rsidR="00941D1C">
          <w:rPr>
            <w:rFonts w:ascii="Times" w:hAnsi="Times" w:hint="eastAsia"/>
          </w:rPr>
          <w:t>我的钱包</w:t>
        </w:r>
        <w:r w:rsidR="00941D1C">
          <w:rPr>
            <w:rFonts w:ascii="Times" w:hAnsi="Times"/>
          </w:rPr>
          <w:tab/>
        </w:r>
        <w:r w:rsidR="00941D1C">
          <w:rPr>
            <w:rFonts w:ascii="Times" w:hAnsi="Times"/>
          </w:rPr>
          <w:fldChar w:fldCharType="begin"/>
        </w:r>
        <w:r w:rsidR="00941D1C">
          <w:rPr>
            <w:rFonts w:ascii="Times" w:hAnsi="Times"/>
          </w:rPr>
          <w:instrText xml:space="preserve"> PAGEREF _Toc8392 </w:instrText>
        </w:r>
        <w:r w:rsidR="00941D1C">
          <w:rPr>
            <w:rFonts w:ascii="Times" w:hAnsi="Times"/>
          </w:rPr>
          <w:fldChar w:fldCharType="separate"/>
        </w:r>
        <w:r w:rsidR="00941D1C">
          <w:rPr>
            <w:rFonts w:ascii="Times" w:hAnsi="Times"/>
          </w:rPr>
          <w:t>25</w:t>
        </w:r>
        <w:r w:rsidR="00941D1C">
          <w:rPr>
            <w:rFonts w:ascii="Times" w:hAnsi="Times"/>
          </w:rPr>
          <w:fldChar w:fldCharType="end"/>
        </w:r>
      </w:hyperlink>
    </w:p>
    <w:p w:rsidR="00F20BAF" w:rsidRDefault="00941D1C">
      <w:pPr>
        <w:pStyle w:val="10"/>
        <w:tabs>
          <w:tab w:val="left" w:pos="800"/>
          <w:tab w:val="right" w:leader="dot" w:pos="9350"/>
        </w:tabs>
        <w:spacing w:before="156" w:after="156"/>
        <w:rPr>
          <w:rFonts w:ascii="Arial" w:hAnsi="Arial" w:cs="Arial"/>
        </w:rPr>
      </w:pPr>
      <w:r>
        <w:rPr>
          <w:rFonts w:ascii="Arial" w:hAnsi="Arial" w:cs="Arial"/>
        </w:rPr>
        <w:fldChar w:fldCharType="end"/>
      </w:r>
    </w:p>
    <w:p w:rsidR="00F20BAF" w:rsidRDefault="00F20BAF"/>
    <w:p w:rsidR="00F20BAF" w:rsidRDefault="00F20BAF"/>
    <w:p w:rsidR="00F20BAF" w:rsidRDefault="00F20BAF"/>
    <w:p w:rsidR="00F20BAF" w:rsidRDefault="00F20BAF"/>
    <w:p w:rsidR="00F20BAF" w:rsidRDefault="00941D1C">
      <w:pPr>
        <w:pStyle w:val="1"/>
        <w:rPr>
          <w:rFonts w:ascii="Arial" w:hAnsi="Arial" w:cs="Arial"/>
        </w:rPr>
      </w:pPr>
      <w:bookmarkStart w:id="7" w:name="_Toc8761"/>
      <w:bookmarkEnd w:id="3"/>
      <w:bookmarkEnd w:id="4"/>
      <w:bookmarkEnd w:id="5"/>
      <w:bookmarkEnd w:id="6"/>
      <w:r>
        <w:rPr>
          <w:rFonts w:ascii="Arial" w:hAnsi="Arial" w:cs="Arial"/>
        </w:rPr>
        <w:t>简介</w:t>
      </w:r>
      <w:bookmarkEnd w:id="7"/>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i w:val="0"/>
          <w:color w:val="000000" w:themeColor="text1"/>
        </w:rPr>
        <w:t xml:space="preserve"> </w:t>
      </w:r>
      <w:r>
        <w:rPr>
          <w:rFonts w:ascii="Arial" w:hAnsi="Arial" w:cs="Arial" w:hint="eastAsia"/>
          <w:i w:val="0"/>
          <w:color w:val="000000" w:themeColor="text1"/>
        </w:rPr>
        <w:t>针对用户在分销通用</w:t>
      </w:r>
      <w:r>
        <w:rPr>
          <w:rFonts w:ascii="Arial" w:hAnsi="Arial" w:cs="Arial" w:hint="eastAsia"/>
          <w:i w:val="0"/>
          <w:color w:val="000000" w:themeColor="text1"/>
        </w:rPr>
        <w:t>pc</w:t>
      </w:r>
      <w:r>
        <w:rPr>
          <w:rFonts w:ascii="Arial" w:hAnsi="Arial" w:cs="Arial" w:hint="eastAsia"/>
          <w:i w:val="0"/>
          <w:color w:val="000000" w:themeColor="text1"/>
        </w:rPr>
        <w:t>版进行旅游产品购买的业务逻辑说明。</w:t>
      </w:r>
    </w:p>
    <w:p w:rsidR="00F20BAF" w:rsidRDefault="00941D1C">
      <w:pPr>
        <w:pStyle w:val="2"/>
        <w:tabs>
          <w:tab w:val="clear" w:pos="0"/>
          <w:tab w:val="left" w:pos="540"/>
        </w:tabs>
        <w:rPr>
          <w:rFonts w:cs="Arial"/>
        </w:rPr>
      </w:pPr>
      <w:bookmarkStart w:id="8" w:name="_Toc25248"/>
      <w:r>
        <w:rPr>
          <w:rFonts w:cs="Arial"/>
        </w:rPr>
        <w:t>目的</w:t>
      </w:r>
      <w:bookmarkEnd w:id="8"/>
    </w:p>
    <w:p w:rsidR="00F20BAF" w:rsidRDefault="00941D1C">
      <w:r>
        <w:rPr>
          <w:rFonts w:hint="eastAsia"/>
        </w:rPr>
        <w:t xml:space="preserve">    </w:t>
      </w:r>
      <w:r>
        <w:rPr>
          <w:rFonts w:hint="eastAsia"/>
        </w:rPr>
        <w:t>对门通用产品的下单，订单的管理功能。</w:t>
      </w:r>
    </w:p>
    <w:p w:rsidR="00F20BAF" w:rsidRDefault="00941D1C">
      <w:pPr>
        <w:pStyle w:val="2"/>
        <w:tabs>
          <w:tab w:val="clear" w:pos="0"/>
          <w:tab w:val="left" w:pos="540"/>
        </w:tabs>
        <w:rPr>
          <w:rFonts w:cs="Arial"/>
        </w:rPr>
      </w:pPr>
      <w:bookmarkStart w:id="9" w:name="_Toc20514"/>
      <w:r>
        <w:rPr>
          <w:rFonts w:cs="Arial"/>
        </w:rPr>
        <w:t>范围</w:t>
      </w:r>
      <w:bookmarkEnd w:id="9"/>
    </w:p>
    <w:p w:rsidR="00F20BAF" w:rsidRDefault="00941D1C">
      <w:r>
        <w:rPr>
          <w:rFonts w:hint="eastAsia"/>
        </w:rPr>
        <w:t xml:space="preserve">    </w:t>
      </w:r>
      <w:r>
        <w:rPr>
          <w:rFonts w:hint="eastAsia"/>
        </w:rPr>
        <w:t>本文档主要针对通用产品和订单管理部分。</w:t>
      </w:r>
    </w:p>
    <w:p w:rsidR="00F20BAF" w:rsidRDefault="00941D1C">
      <w:pPr>
        <w:pStyle w:val="1"/>
        <w:rPr>
          <w:rFonts w:ascii="Arial" w:hAnsi="Arial" w:cs="Arial"/>
        </w:rPr>
      </w:pPr>
      <w:bookmarkStart w:id="10" w:name="_Toc4649"/>
      <w:r>
        <w:rPr>
          <w:rFonts w:ascii="Arial" w:hAnsi="Arial" w:cs="Arial"/>
        </w:rPr>
        <w:t>用户角色描述</w:t>
      </w:r>
      <w:bookmarkEnd w:id="10"/>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7560"/>
      </w:tblGrid>
      <w:tr w:rsidR="00F20BAF">
        <w:tc>
          <w:tcPr>
            <w:tcW w:w="2088" w:type="dxa"/>
            <w:shd w:val="clear" w:color="auto" w:fill="C0C0C0"/>
          </w:tcPr>
          <w:p w:rsidR="00F20BAF" w:rsidRDefault="00941D1C">
            <w:pPr>
              <w:jc w:val="center"/>
              <w:rPr>
                <w:rFonts w:ascii="Arial" w:hAnsi="Arial" w:cs="Arial"/>
                <w:sz w:val="20"/>
                <w:szCs w:val="20"/>
              </w:rPr>
            </w:pPr>
            <w:r>
              <w:rPr>
                <w:rFonts w:ascii="Arial" w:hAnsi="Arial" w:cs="Arial"/>
                <w:sz w:val="20"/>
                <w:szCs w:val="20"/>
              </w:rPr>
              <w:t>用户角色</w:t>
            </w:r>
          </w:p>
        </w:tc>
        <w:tc>
          <w:tcPr>
            <w:tcW w:w="7560" w:type="dxa"/>
            <w:shd w:val="clear" w:color="auto" w:fill="C0C0C0"/>
          </w:tcPr>
          <w:p w:rsidR="00F20BAF" w:rsidRDefault="00941D1C">
            <w:pPr>
              <w:jc w:val="center"/>
              <w:rPr>
                <w:rFonts w:ascii="Arial" w:hAnsi="Arial" w:cs="Arial"/>
                <w:sz w:val="20"/>
                <w:szCs w:val="20"/>
              </w:rPr>
            </w:pPr>
            <w:r>
              <w:rPr>
                <w:rFonts w:ascii="Arial" w:hAnsi="Arial" w:cs="Arial"/>
                <w:sz w:val="20"/>
                <w:szCs w:val="20"/>
              </w:rPr>
              <w:t>用户描述</w:t>
            </w:r>
          </w:p>
        </w:tc>
      </w:tr>
      <w:tr w:rsidR="00F20BAF">
        <w:tc>
          <w:tcPr>
            <w:tcW w:w="2088" w:type="dxa"/>
            <w:shd w:val="clear" w:color="auto" w:fill="auto"/>
            <w:vAlign w:val="center"/>
          </w:tcPr>
          <w:p w:rsidR="00F20BAF" w:rsidRDefault="00941D1C">
            <w:pPr>
              <w:rPr>
                <w:rFonts w:ascii="Arial" w:hAnsi="Arial" w:cs="Arial"/>
                <w:color w:val="000000" w:themeColor="text1"/>
                <w:sz w:val="20"/>
                <w:szCs w:val="20"/>
              </w:rPr>
            </w:pPr>
            <w:r>
              <w:rPr>
                <w:rFonts w:ascii="Arial" w:hAnsi="Arial" w:cs="Arial" w:hint="eastAsia"/>
                <w:color w:val="000000" w:themeColor="text1"/>
                <w:sz w:val="20"/>
                <w:szCs w:val="20"/>
              </w:rPr>
              <w:t>分销商</w:t>
            </w:r>
          </w:p>
        </w:tc>
        <w:tc>
          <w:tcPr>
            <w:tcW w:w="7560" w:type="dxa"/>
          </w:tcPr>
          <w:p w:rsidR="00F20BAF" w:rsidRDefault="00941D1C">
            <w:pPr>
              <w:rPr>
                <w:rFonts w:ascii="Arial" w:hAnsi="Arial" w:cs="Arial"/>
                <w:color w:val="000000" w:themeColor="text1"/>
                <w:sz w:val="20"/>
                <w:szCs w:val="20"/>
              </w:rPr>
            </w:pPr>
            <w:r>
              <w:rPr>
                <w:rFonts w:ascii="Arial" w:hAnsi="Arial" w:cs="Arial" w:hint="eastAsia"/>
                <w:color w:val="000000" w:themeColor="text1"/>
                <w:sz w:val="20"/>
                <w:szCs w:val="20"/>
              </w:rPr>
              <w:t>拥有购买能力及资格的单位或个体</w:t>
            </w:r>
            <w:r>
              <w:rPr>
                <w:rFonts w:ascii="Arial" w:hAnsi="Arial" w:cs="Arial"/>
                <w:color w:val="000000" w:themeColor="text1"/>
                <w:sz w:val="20"/>
                <w:szCs w:val="20"/>
              </w:rPr>
              <w:t xml:space="preserve"> </w:t>
            </w:r>
          </w:p>
        </w:tc>
      </w:tr>
    </w:tbl>
    <w:p w:rsidR="00F20BAF" w:rsidRDefault="00F20BAF"/>
    <w:p w:rsidR="00F20BAF" w:rsidRDefault="00941D1C">
      <w:pPr>
        <w:pStyle w:val="1"/>
        <w:rPr>
          <w:rFonts w:ascii="Arial" w:hAnsi="Arial" w:cs="Arial"/>
        </w:rPr>
      </w:pPr>
      <w:bookmarkStart w:id="11" w:name="_Toc10330"/>
      <w:r>
        <w:rPr>
          <w:rFonts w:ascii="Arial" w:hAnsi="Arial" w:cs="Arial"/>
        </w:rPr>
        <w:t>产品概述</w:t>
      </w:r>
      <w:bookmarkEnd w:id="11"/>
    </w:p>
    <w:p w:rsidR="00F20BAF" w:rsidRDefault="00941D1C">
      <w:pPr>
        <w:pStyle w:val="2"/>
        <w:tabs>
          <w:tab w:val="clear" w:pos="0"/>
          <w:tab w:val="left" w:pos="540"/>
        </w:tabs>
        <w:rPr>
          <w:rFonts w:cs="Arial"/>
        </w:rPr>
      </w:pPr>
      <w:bookmarkStart w:id="12" w:name="_Toc7464"/>
      <w:bookmarkStart w:id="13" w:name="_Toc256980046"/>
      <w:r>
        <w:rPr>
          <w:rFonts w:cs="Arial"/>
        </w:rPr>
        <w:t>目标</w:t>
      </w:r>
      <w:bookmarkEnd w:id="12"/>
      <w:bookmarkEnd w:id="13"/>
    </w:p>
    <w:p w:rsidR="00F20BAF" w:rsidRDefault="00941D1C">
      <w:pPr>
        <w:pStyle w:val="2"/>
        <w:tabs>
          <w:tab w:val="clear" w:pos="0"/>
          <w:tab w:val="left" w:pos="540"/>
        </w:tabs>
        <w:rPr>
          <w:rFonts w:cs="Arial"/>
        </w:rPr>
      </w:pPr>
      <w:bookmarkStart w:id="14" w:name="_Toc29710"/>
      <w:r>
        <w:rPr>
          <w:rFonts w:cs="Arial"/>
        </w:rPr>
        <w:t>总体流程</w:t>
      </w:r>
      <w:bookmarkEnd w:id="14"/>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、下单流程：</w:t>
      </w:r>
      <w:r>
        <w:rPr>
          <w:rFonts w:ascii="Arial" w:hAnsi="Arial" w:cs="Arial"/>
          <w:i w:val="0"/>
          <w:color w:val="auto"/>
        </w:rPr>
        <w:t xml:space="preserve"> </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object w:dxaOrig="157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85pt;height:42.3pt" o:ole="">
            <v:imagedata r:id="rId10" o:title=""/>
          </v:shape>
          <o:OLEObject Type="Embed" ProgID="Package" ShapeID="_x0000_i1025" DrawAspect="Content" ObjectID="_1527526996" r:id="rId11"/>
        </w:objec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、订单流程：</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object w:dxaOrig="1575" w:dyaOrig="840">
          <v:shape id="_x0000_i1026" type="#_x0000_t75" style="width:78.85pt;height:42.3pt" o:ole="">
            <v:imagedata r:id="rId12" o:title=""/>
          </v:shape>
          <o:OLEObject Type="Embed" ProgID="Package" ShapeID="_x0000_i1026" DrawAspect="Content" ObjectID="_1527526997" r:id="rId13"/>
        </w:object>
      </w:r>
    </w:p>
    <w:p w:rsidR="00F20BAF" w:rsidRDefault="00941D1C">
      <w:pPr>
        <w:pStyle w:val="2"/>
        <w:tabs>
          <w:tab w:val="clear" w:pos="0"/>
          <w:tab w:val="left" w:pos="540"/>
        </w:tabs>
        <w:rPr>
          <w:rFonts w:cs="Arial"/>
        </w:rPr>
      </w:pPr>
      <w:bookmarkStart w:id="15" w:name="_Toc32029"/>
      <w:r>
        <w:rPr>
          <w:rFonts w:cs="Arial"/>
        </w:rPr>
        <w:t>功能摘要</w:t>
      </w:r>
      <w:bookmarkEnd w:id="15"/>
    </w:p>
    <w:tbl>
      <w:tblPr>
        <w:tblStyle w:val="-1"/>
        <w:tblW w:w="9576" w:type="dxa"/>
        <w:tblLayout w:type="fixed"/>
        <w:tblLook w:val="04A0" w:firstRow="1" w:lastRow="0" w:firstColumn="1" w:lastColumn="0" w:noHBand="0" w:noVBand="1"/>
      </w:tblPr>
      <w:tblGrid>
        <w:gridCol w:w="2394"/>
        <w:gridCol w:w="236"/>
        <w:gridCol w:w="2158"/>
        <w:gridCol w:w="62"/>
        <w:gridCol w:w="236"/>
        <w:gridCol w:w="2096"/>
        <w:gridCol w:w="170"/>
        <w:gridCol w:w="236"/>
        <w:gridCol w:w="1988"/>
      </w:tblGrid>
      <w:tr w:rsidR="00F20BAF" w:rsidTr="00F20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F20BAF" w:rsidRDefault="00941D1C">
            <w:pPr>
              <w:pStyle w:val="infoblue"/>
              <w:spacing w:before="0" w:beforeAutospacing="0" w:afterLines="50" w:after="156" w:afterAutospacing="0"/>
              <w:ind w:firstLineChars="0" w:firstLine="0"/>
              <w:jc w:val="center"/>
              <w:rPr>
                <w:rFonts w:ascii="Arial" w:hAnsi="Arial" w:cs="Arial"/>
                <w:b w:val="0"/>
                <w:bCs w:val="0"/>
                <w:i w:val="0"/>
                <w:color w:val="FFFFFF" w:themeColor="background1"/>
              </w:rPr>
            </w:pPr>
            <w:r>
              <w:rPr>
                <w:rFonts w:ascii="Arial" w:hAnsi="Arial" w:cs="Arial" w:hint="eastAsia"/>
                <w:i w:val="0"/>
                <w:color w:val="FFFFFF" w:themeColor="background1"/>
              </w:rPr>
              <w:t>产品模块</w:t>
            </w:r>
          </w:p>
        </w:tc>
        <w:tc>
          <w:tcPr>
            <w:tcW w:w="2394" w:type="dxa"/>
            <w:gridSpan w:val="2"/>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主要功能点</w:t>
            </w:r>
          </w:p>
        </w:tc>
        <w:tc>
          <w:tcPr>
            <w:tcW w:w="2394" w:type="dxa"/>
            <w:gridSpan w:val="3"/>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功能描述</w:t>
            </w:r>
          </w:p>
        </w:tc>
        <w:tc>
          <w:tcPr>
            <w:tcW w:w="2394" w:type="dxa"/>
            <w:gridSpan w:val="3"/>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优先级</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val="restart"/>
            <w:tcBorders>
              <w:top w:val="single" w:sz="8" w:space="0" w:color="4F81BD" w:themeColor="accent1"/>
              <w:left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jc w:val="center"/>
              <w:rPr>
                <w:rFonts w:ascii="Arial" w:hAnsi="Arial" w:cs="Arial"/>
                <w:b w:val="0"/>
                <w:bCs w:val="0"/>
                <w:i w:val="0"/>
                <w:color w:val="auto"/>
                <w:sz w:val="15"/>
                <w:szCs w:val="15"/>
              </w:rPr>
            </w:pPr>
          </w:p>
          <w:p w:rsidR="00F20BAF" w:rsidRDefault="00F20BAF">
            <w:pPr>
              <w:pStyle w:val="infoblue"/>
              <w:spacing w:before="0" w:beforeAutospacing="0" w:afterLines="50" w:after="156" w:afterAutospacing="0"/>
              <w:ind w:firstLineChars="0" w:firstLine="0"/>
              <w:jc w:val="center"/>
              <w:rPr>
                <w:rFonts w:ascii="Arial" w:hAnsi="Arial" w:cs="Arial"/>
                <w:b w:val="0"/>
                <w:bCs w:val="0"/>
                <w:i w:val="0"/>
                <w:color w:val="auto"/>
                <w:sz w:val="15"/>
                <w:szCs w:val="15"/>
              </w:rPr>
            </w:pPr>
          </w:p>
          <w:p w:rsidR="00F20BAF" w:rsidRDefault="00F20BAF">
            <w:pPr>
              <w:pStyle w:val="infoblue"/>
              <w:spacing w:before="0" w:beforeAutospacing="0" w:afterLines="50" w:after="156" w:afterAutospacing="0"/>
              <w:ind w:firstLineChars="0" w:firstLine="0"/>
              <w:jc w:val="center"/>
              <w:rPr>
                <w:rFonts w:ascii="Arial" w:hAnsi="Arial" w:cs="Arial"/>
                <w:b w:val="0"/>
                <w:bCs w:val="0"/>
                <w:i w:val="0"/>
                <w:color w:val="auto"/>
                <w:sz w:val="15"/>
                <w:szCs w:val="15"/>
              </w:rPr>
            </w:pPr>
          </w:p>
          <w:p w:rsidR="00F20BAF" w:rsidRDefault="00941D1C">
            <w:pPr>
              <w:pStyle w:val="infoblue"/>
              <w:spacing w:before="0" w:beforeAutospacing="0" w:afterLines="50" w:after="156" w:afterAutospacing="0"/>
              <w:ind w:firstLineChars="0" w:firstLine="0"/>
              <w:jc w:val="center"/>
              <w:rPr>
                <w:rFonts w:ascii="Arial" w:hAnsi="Arial" w:cs="Arial"/>
                <w:i w:val="0"/>
                <w:color w:val="auto"/>
                <w:sz w:val="15"/>
                <w:szCs w:val="15"/>
              </w:rPr>
            </w:pPr>
            <w:r>
              <w:rPr>
                <w:rFonts w:ascii="Arial" w:hAnsi="Arial" w:cs="Arial" w:hint="eastAsia"/>
                <w:i w:val="0"/>
                <w:color w:val="auto"/>
                <w:sz w:val="15"/>
                <w:szCs w:val="15"/>
              </w:rPr>
              <w:t>分销商</w:t>
            </w:r>
            <w:r>
              <w:rPr>
                <w:rFonts w:ascii="Arial" w:hAnsi="Arial" w:cs="Arial" w:hint="eastAsia"/>
                <w:i w:val="0"/>
                <w:color w:val="auto"/>
                <w:sz w:val="15"/>
                <w:szCs w:val="15"/>
              </w:rPr>
              <w:t>-</w:t>
            </w:r>
            <w:r>
              <w:rPr>
                <w:rFonts w:ascii="Arial" w:hAnsi="Arial" w:cs="Arial" w:hint="eastAsia"/>
                <w:i w:val="0"/>
                <w:color w:val="auto"/>
                <w:sz w:val="15"/>
                <w:szCs w:val="15"/>
              </w:rPr>
              <w:t>产品</w:t>
            </w:r>
          </w:p>
        </w:tc>
        <w:tc>
          <w:tcPr>
            <w:tcW w:w="2220"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产品搜索</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rPr>
            </w:pPr>
          </w:p>
        </w:tc>
        <w:tc>
          <w:tcPr>
            <w:tcW w:w="2266"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根据输入的条件进行旅游产品筛选</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tcBorders>
              <w:right w:val="single" w:sz="4" w:space="0" w:color="auto"/>
            </w:tcBorders>
          </w:tcPr>
          <w:p w:rsidR="00F20BAF" w:rsidRDefault="00F20BAF" w:rsidP="00D90C70">
            <w:pPr>
              <w:pStyle w:val="infoblue"/>
              <w:spacing w:before="0" w:afterLines="50" w:after="156"/>
              <w:ind w:firstLine="420"/>
              <w:rPr>
                <w:rFonts w:ascii="Arial" w:hAnsi="Arial" w:cs="Arial"/>
                <w:b w:val="0"/>
                <w:bCs w:val="0"/>
                <w:i w:val="0"/>
              </w:rPr>
            </w:pPr>
          </w:p>
        </w:tc>
        <w:tc>
          <w:tcPr>
            <w:tcW w:w="2220"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景区产品</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rPr>
            </w:pPr>
          </w:p>
        </w:tc>
        <w:tc>
          <w:tcPr>
            <w:tcW w:w="2266"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在筛选的结果中选择旅游产品</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tcBorders>
              <w:top w:val="single" w:sz="8" w:space="0" w:color="4F81BD" w:themeColor="accent1"/>
              <w:left w:val="single" w:sz="8" w:space="0" w:color="4F81BD" w:themeColor="accent1"/>
              <w:bottom w:val="single" w:sz="8" w:space="0" w:color="4F81BD" w:themeColor="accent1"/>
              <w:right w:val="single" w:sz="4" w:space="0" w:color="auto"/>
            </w:tcBorders>
          </w:tcPr>
          <w:p w:rsidR="00F20BAF" w:rsidRDefault="00F20BAF" w:rsidP="00D90C70">
            <w:pPr>
              <w:pStyle w:val="infoblue"/>
              <w:spacing w:before="0" w:afterLines="50" w:after="156"/>
              <w:ind w:firstLine="420"/>
              <w:rPr>
                <w:rFonts w:ascii="Arial" w:hAnsi="Arial" w:cs="Arial"/>
                <w:b w:val="0"/>
                <w:bCs w:val="0"/>
                <w:i w:val="0"/>
              </w:rPr>
            </w:pPr>
          </w:p>
        </w:tc>
        <w:tc>
          <w:tcPr>
            <w:tcW w:w="2220"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产品详情</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展示旅游产品的详细信息</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tcBorders>
              <w:right w:val="single" w:sz="4" w:space="0" w:color="auto"/>
            </w:tcBorders>
          </w:tcPr>
          <w:p w:rsidR="00F20BAF" w:rsidRDefault="00F20BAF" w:rsidP="00D90C70">
            <w:pPr>
              <w:pStyle w:val="infoblue"/>
              <w:spacing w:before="0" w:afterLines="50" w:after="156"/>
              <w:ind w:firstLine="420"/>
              <w:rPr>
                <w:rFonts w:ascii="Arial" w:hAnsi="Arial" w:cs="Arial"/>
                <w:b w:val="0"/>
                <w:bCs w:val="0"/>
                <w:i w:val="0"/>
              </w:rPr>
            </w:pPr>
          </w:p>
        </w:tc>
        <w:tc>
          <w:tcPr>
            <w:tcW w:w="2220"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预订下单</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对旅游产品进行下单购买</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394" w:type="dxa"/>
            <w:vMerge w:val="restart"/>
            <w:tcBorders>
              <w:top w:val="single" w:sz="8" w:space="0" w:color="4F81BD" w:themeColor="accent1"/>
              <w:left w:val="single" w:sz="8" w:space="0" w:color="4F81BD" w:themeColor="accent1"/>
              <w:bottom w:val="single" w:sz="8" w:space="0" w:color="4F81BD" w:themeColor="accent1"/>
            </w:tcBorders>
          </w:tcPr>
          <w:p w:rsidR="00F20BAF" w:rsidRDefault="00F20BAF">
            <w:pPr>
              <w:pStyle w:val="infoblue"/>
              <w:spacing w:before="0" w:beforeAutospacing="0" w:afterLines="50" w:after="156" w:afterAutospacing="0"/>
              <w:ind w:firstLineChars="0" w:firstLine="0"/>
              <w:jc w:val="center"/>
              <w:rPr>
                <w:rFonts w:ascii="Arial" w:hAnsi="Arial" w:cs="Arial"/>
                <w:b w:val="0"/>
                <w:bCs w:val="0"/>
                <w:i w:val="0"/>
                <w:color w:val="auto"/>
                <w:sz w:val="15"/>
                <w:szCs w:val="15"/>
              </w:rPr>
            </w:pPr>
          </w:p>
          <w:p w:rsidR="00F20BAF" w:rsidRDefault="00941D1C">
            <w:pPr>
              <w:pStyle w:val="infoblue"/>
              <w:spacing w:before="0" w:beforeAutospacing="0" w:afterLines="50" w:after="156" w:afterAutospacing="0"/>
              <w:ind w:firstLineChars="0" w:firstLine="0"/>
              <w:jc w:val="center"/>
              <w:rPr>
                <w:rFonts w:ascii="Arial" w:hAnsi="Arial" w:cs="Arial"/>
                <w:b w:val="0"/>
                <w:bCs w:val="0"/>
                <w:i w:val="0"/>
              </w:rPr>
            </w:pPr>
            <w:r>
              <w:rPr>
                <w:rFonts w:ascii="Arial" w:hAnsi="Arial" w:cs="Arial" w:hint="eastAsia"/>
                <w:i w:val="0"/>
                <w:color w:val="auto"/>
                <w:sz w:val="15"/>
                <w:szCs w:val="15"/>
              </w:rPr>
              <w:t xml:space="preserve">  </w:t>
            </w:r>
            <w:r>
              <w:rPr>
                <w:rFonts w:ascii="Arial" w:hAnsi="Arial" w:cs="Arial" w:hint="eastAsia"/>
                <w:i w:val="0"/>
                <w:color w:val="auto"/>
                <w:sz w:val="15"/>
                <w:szCs w:val="15"/>
              </w:rPr>
              <w:t>分销商</w:t>
            </w:r>
            <w:r>
              <w:rPr>
                <w:rFonts w:ascii="Arial" w:hAnsi="Arial" w:cs="Arial" w:hint="eastAsia"/>
                <w:i w:val="0"/>
                <w:color w:val="auto"/>
                <w:sz w:val="15"/>
                <w:szCs w:val="15"/>
              </w:rPr>
              <w:t>-</w:t>
            </w:r>
            <w:r>
              <w:rPr>
                <w:rFonts w:ascii="Arial" w:hAnsi="Arial" w:cs="Arial" w:hint="eastAsia"/>
                <w:i w:val="0"/>
                <w:color w:val="auto"/>
                <w:sz w:val="15"/>
                <w:szCs w:val="15"/>
              </w:rPr>
              <w:t>订单</w:t>
            </w:r>
          </w:p>
        </w:tc>
        <w:tc>
          <w:tcPr>
            <w:tcW w:w="236" w:type="dxa"/>
            <w:vMerge w:val="restart"/>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20"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订单列表</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展示产品的订单信息列表</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394" w:type="dxa"/>
            <w:vMerge/>
          </w:tcPr>
          <w:p w:rsidR="00F20BAF" w:rsidRDefault="00F20BAF">
            <w:pPr>
              <w:pStyle w:val="infoblue"/>
              <w:spacing w:before="0" w:beforeAutospacing="0" w:afterLines="50" w:after="156" w:afterAutospacing="0"/>
              <w:ind w:firstLineChars="0" w:firstLine="0"/>
              <w:rPr>
                <w:rFonts w:ascii="Arial" w:hAnsi="Arial" w:cs="Arial"/>
                <w:b w:val="0"/>
                <w:bCs w:val="0"/>
                <w:i w:val="0"/>
              </w:rPr>
            </w:pPr>
          </w:p>
        </w:tc>
        <w:tc>
          <w:tcPr>
            <w:tcW w:w="236" w:type="dxa"/>
            <w:vMerge/>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20"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订单详情</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展示产品的订单详情信息</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394" w:type="dxa"/>
            <w:vMerge/>
            <w:tcBorders>
              <w:top w:val="single" w:sz="8" w:space="0" w:color="4F81BD" w:themeColor="accent1"/>
              <w:left w:val="single" w:sz="8" w:space="0" w:color="4F81BD" w:themeColor="accent1"/>
              <w:bottom w:val="single" w:sz="8" w:space="0" w:color="4F81BD" w:themeColor="accent1"/>
            </w:tcBorders>
          </w:tcPr>
          <w:p w:rsidR="00F20BAF" w:rsidRDefault="00F20BAF">
            <w:pPr>
              <w:pStyle w:val="infoblue"/>
              <w:spacing w:before="0" w:beforeAutospacing="0" w:afterLines="50" w:after="156" w:afterAutospacing="0"/>
              <w:ind w:firstLineChars="0" w:firstLine="0"/>
              <w:rPr>
                <w:rFonts w:ascii="Arial" w:hAnsi="Arial" w:cs="Arial"/>
                <w:b w:val="0"/>
                <w:bCs w:val="0"/>
                <w:i w:val="0"/>
                <w:color w:val="auto"/>
                <w:sz w:val="15"/>
                <w:szCs w:val="15"/>
              </w:rPr>
            </w:pPr>
          </w:p>
        </w:tc>
        <w:tc>
          <w:tcPr>
            <w:tcW w:w="236" w:type="dxa"/>
            <w:vMerge/>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20"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订单退款</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对购买商品进行退款</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bl>
    <w:p w:rsidR="00F20BAF" w:rsidRDefault="00941D1C">
      <w:pPr>
        <w:pStyle w:val="2"/>
        <w:numPr>
          <w:ilvl w:val="0"/>
          <w:numId w:val="0"/>
        </w:numPr>
      </w:pPr>
      <w:bookmarkStart w:id="16" w:name="_Toc28574"/>
      <w:r>
        <w:rPr>
          <w:rFonts w:hint="eastAsia"/>
        </w:rPr>
        <w:t>4</w:t>
      </w:r>
      <w:r>
        <w:rPr>
          <w:rFonts w:hint="eastAsia"/>
        </w:rPr>
        <w:t>、名词解释</w:t>
      </w:r>
      <w:bookmarkEnd w:id="16"/>
    </w:p>
    <w:p w:rsidR="00F20BAF" w:rsidRDefault="00941D1C">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FF0000"/>
        </w:rPr>
        <w:t>价格显示节点</w:t>
      </w:r>
      <w:r>
        <w:rPr>
          <w:rFonts w:ascii="Arial" w:hAnsi="Arial" w:cs="Arial" w:hint="eastAsia"/>
          <w:i w:val="0"/>
          <w:color w:val="auto"/>
        </w:rPr>
        <w:t>：是指通用供应端在新建参数时，</w:t>
      </w:r>
      <w:proofErr w:type="gramStart"/>
      <w:r>
        <w:rPr>
          <w:rFonts w:ascii="Arial" w:hAnsi="Arial" w:cs="Arial" w:hint="eastAsia"/>
          <w:i w:val="0"/>
          <w:color w:val="auto"/>
        </w:rPr>
        <w:t>会勾选这个</w:t>
      </w:r>
      <w:proofErr w:type="gramEnd"/>
      <w:r>
        <w:rPr>
          <w:rFonts w:ascii="Arial" w:hAnsi="Arial" w:cs="Arial" w:hint="eastAsia"/>
          <w:i w:val="0"/>
          <w:color w:val="auto"/>
        </w:rPr>
        <w:t>参数是否有价格点的能力。</w:t>
      </w:r>
      <w:r>
        <w:rPr>
          <w:rFonts w:ascii="Arial" w:hAnsi="Arial" w:cs="Arial" w:hint="eastAsia"/>
          <w:i w:val="0"/>
          <w:color w:val="FF0000"/>
        </w:rPr>
        <w:t>勾选</w:t>
      </w:r>
      <w:r>
        <w:rPr>
          <w:rFonts w:ascii="Arial" w:hAnsi="Arial" w:cs="Arial" w:hint="eastAsia"/>
          <w:i w:val="0"/>
          <w:color w:val="auto"/>
        </w:rPr>
        <w:t>，</w:t>
      </w:r>
    </w:p>
    <w:p w:rsidR="00F20BAF" w:rsidRDefault="00941D1C">
      <w:pPr>
        <w:pStyle w:val="infoblue"/>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t xml:space="preserve">              </w:t>
      </w:r>
      <w:r>
        <w:rPr>
          <w:rFonts w:ascii="Arial" w:hAnsi="Arial" w:cs="Arial" w:hint="eastAsia"/>
          <w:i w:val="0"/>
          <w:color w:val="FF0000"/>
        </w:rPr>
        <w:t>分销端在获取的时候就会把这个参数的价格作为显示价在页面上呈现。如果多个</w:t>
      </w:r>
      <w:proofErr w:type="gramStart"/>
      <w:r>
        <w:rPr>
          <w:rFonts w:ascii="Arial" w:hAnsi="Arial" w:cs="Arial" w:hint="eastAsia"/>
          <w:i w:val="0"/>
          <w:color w:val="FF0000"/>
        </w:rPr>
        <w:t>参数</w:t>
      </w:r>
      <w:r>
        <w:rPr>
          <w:rFonts w:ascii="Arial" w:hAnsi="Arial" w:cs="Arial"/>
          <w:i w:val="0"/>
          <w:color w:val="FF0000"/>
        </w:rPr>
        <w:t>勾选了</w:t>
      </w:r>
      <w:proofErr w:type="gramEnd"/>
      <w:r>
        <w:rPr>
          <w:rFonts w:ascii="Arial" w:hAnsi="Arial" w:cs="Arial"/>
          <w:i w:val="0"/>
          <w:color w:val="FF0000"/>
        </w:rPr>
        <w:t>价格点，</w:t>
      </w:r>
      <w:r>
        <w:rPr>
          <w:rFonts w:ascii="Arial" w:hAnsi="Arial" w:cs="Arial"/>
          <w:color w:val="FF0000"/>
        </w:rPr>
        <w:t>展示</w:t>
      </w:r>
      <w:r>
        <w:rPr>
          <w:rFonts w:ascii="Arial" w:hAnsi="Arial" w:cs="Arial" w:hint="eastAsia"/>
          <w:color w:val="FF0000"/>
        </w:rPr>
        <w:t>底价</w:t>
      </w:r>
      <w:r>
        <w:rPr>
          <w:rFonts w:ascii="Arial" w:hAnsi="Arial" w:cs="Arial"/>
          <w:color w:val="FF0000"/>
        </w:rPr>
        <w:t>最低的参数</w:t>
      </w:r>
      <w:r>
        <w:rPr>
          <w:rFonts w:ascii="Arial" w:hAnsi="Arial" w:cs="Arial" w:hint="eastAsia"/>
          <w:color w:val="FF0000"/>
        </w:rPr>
        <w:t>的</w:t>
      </w:r>
      <w:r>
        <w:rPr>
          <w:rFonts w:ascii="Arial" w:hAnsi="Arial" w:cs="Arial"/>
          <w:color w:val="FF0000"/>
        </w:rPr>
        <w:t>市场价和</w:t>
      </w:r>
      <w:r>
        <w:rPr>
          <w:rFonts w:ascii="Arial" w:hAnsi="Arial" w:cs="Arial" w:hint="eastAsia"/>
          <w:color w:val="FF0000"/>
        </w:rPr>
        <w:t>下单价</w:t>
      </w:r>
      <w:r>
        <w:rPr>
          <w:rFonts w:ascii="Arial" w:hAnsi="Arial" w:cs="Arial" w:hint="eastAsia"/>
          <w:color w:val="FF0000"/>
        </w:rPr>
        <w:t xml:space="preserve">  </w:t>
      </w:r>
      <w:r>
        <w:rPr>
          <w:rFonts w:ascii="Arial" w:hAnsi="Arial" w:cs="Arial" w:hint="eastAsia"/>
          <w:color w:val="FF0000"/>
        </w:rPr>
        <w:t>并且</w:t>
      </w:r>
      <w:r>
        <w:rPr>
          <w:rFonts w:ascii="Arial" w:hAnsi="Arial" w:cs="Arial" w:hint="eastAsia"/>
          <w:color w:val="FF0000"/>
        </w:rPr>
        <w:t xml:space="preserve"> </w:t>
      </w:r>
      <w:r>
        <w:rPr>
          <w:rFonts w:ascii="Arial" w:hAnsi="Arial" w:cs="Arial" w:hint="eastAsia"/>
          <w:color w:val="FF0000"/>
        </w:rPr>
        <w:t>加</w:t>
      </w:r>
      <w:r>
        <w:rPr>
          <w:rFonts w:ascii="Arial" w:hAnsi="Arial" w:cs="Arial" w:hint="eastAsia"/>
          <w:color w:val="FF0000"/>
        </w:rPr>
        <w:t xml:space="preserve">  </w:t>
      </w:r>
      <w:r>
        <w:rPr>
          <w:rFonts w:ascii="Arial" w:hAnsi="Arial" w:cs="Arial" w:hint="eastAsia"/>
          <w:color w:val="FF0000"/>
        </w:rPr>
        <w:t>“起</w:t>
      </w:r>
      <w:r>
        <w:rPr>
          <w:rFonts w:ascii="Arial" w:hAnsi="Arial" w:cs="Arial"/>
          <w:color w:val="FF0000"/>
        </w:rPr>
        <w:t>”</w:t>
      </w:r>
    </w:p>
    <w:p w:rsidR="00F20BAF" w:rsidRDefault="00941D1C">
      <w:pPr>
        <w:widowControl/>
        <w:jc w:val="left"/>
        <w:rPr>
          <w:rFonts w:ascii="宋体" w:hAnsi="宋体" w:cs="宋体"/>
          <w:kern w:val="0"/>
          <w:sz w:val="24"/>
        </w:rPr>
      </w:pPr>
      <w:r>
        <w:rPr>
          <w:rFonts w:ascii="宋体" w:hAnsi="宋体" w:cs="宋体"/>
          <w:noProof/>
          <w:kern w:val="0"/>
          <w:sz w:val="24"/>
        </w:rPr>
        <w:drawing>
          <wp:inline distT="0" distB="0" distL="0" distR="0" wp14:anchorId="127799D1" wp14:editId="1154AC9D">
            <wp:extent cx="3709035" cy="2512695"/>
            <wp:effectExtent l="0" t="0" r="5715" b="1905"/>
            <wp:docPr id="7" name="图片 7" descr="C:\Users\Mf-CX07\Documents\Tencent Files\461277663\Image\Group\3VN]ZF~BMMS~(CKT@Q%E1@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Mf-CX07\Documents\Tencent Files\461277663\Image\Group\3VN]ZF~BMMS~(CKT@Q%E1@V.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22052" cy="2521952"/>
                    </a:xfrm>
                    <a:prstGeom prst="rect">
                      <a:avLst/>
                    </a:prstGeom>
                    <a:noFill/>
                    <a:ln>
                      <a:noFill/>
                    </a:ln>
                  </pic:spPr>
                </pic:pic>
              </a:graphicData>
            </a:graphic>
          </wp:inline>
        </w:drawing>
      </w:r>
    </w:p>
    <w:p w:rsidR="00F20BAF" w:rsidRDefault="00F20BAF"/>
    <w:p w:rsidR="00F20BAF" w:rsidRDefault="00941D1C">
      <w:pPr>
        <w:pStyle w:val="2"/>
        <w:tabs>
          <w:tab w:val="clear" w:pos="0"/>
          <w:tab w:val="left" w:pos="567"/>
        </w:tabs>
        <w:spacing w:before="0" w:beforeAutospacing="0" w:afterLines="50" w:after="156" w:afterAutospacing="0"/>
        <w:jc w:val="center"/>
        <w:rPr>
          <w:rFonts w:cs="Arial"/>
          <w:szCs w:val="28"/>
        </w:rPr>
      </w:pPr>
      <w:bookmarkStart w:id="17" w:name="_Toc2627"/>
      <w:r>
        <w:rPr>
          <w:rFonts w:cs="Arial"/>
          <w:szCs w:val="28"/>
        </w:rPr>
        <w:t>第一部分</w:t>
      </w:r>
      <w:r>
        <w:rPr>
          <w:rFonts w:cs="Arial"/>
          <w:szCs w:val="28"/>
        </w:rPr>
        <w:t xml:space="preserve">  </w:t>
      </w:r>
      <w:r>
        <w:rPr>
          <w:rFonts w:cs="Arial" w:hint="eastAsia"/>
          <w:szCs w:val="28"/>
        </w:rPr>
        <w:t>其他产品</w:t>
      </w:r>
      <w:bookmarkEnd w:id="17"/>
    </w:p>
    <w:p w:rsidR="00F20BAF" w:rsidRDefault="00941D1C">
      <w:pPr>
        <w:pStyle w:val="3"/>
      </w:pPr>
      <w:bookmarkStart w:id="18" w:name="_Toc21066"/>
      <w:r>
        <w:t>产品概述</w:t>
      </w:r>
      <w:bookmarkEnd w:id="18"/>
    </w:p>
    <w:p w:rsidR="00F20BAF" w:rsidRDefault="00941D1C">
      <w:r>
        <w:rPr>
          <w:rFonts w:hint="eastAsia"/>
        </w:rPr>
        <w:t>该模块</w:t>
      </w:r>
      <w:r>
        <w:t>主要涉及到</w:t>
      </w:r>
      <w:r>
        <w:rPr>
          <w:rFonts w:hint="eastAsia"/>
        </w:rPr>
        <w:t>其他产品通用版</w:t>
      </w:r>
      <w:r>
        <w:t>下单流程。</w:t>
      </w:r>
    </w:p>
    <w:p w:rsidR="00F20BAF" w:rsidRDefault="00941D1C">
      <w:pPr>
        <w:pStyle w:val="3"/>
      </w:pPr>
      <w:bookmarkStart w:id="19" w:name="_Toc9988"/>
      <w:r>
        <w:lastRenderedPageBreak/>
        <w:t>产品</w:t>
      </w:r>
      <w:r>
        <w:rPr>
          <w:rFonts w:hint="eastAsia"/>
        </w:rPr>
        <w:t>结构（功能摘要）</w:t>
      </w:r>
      <w:bookmarkEnd w:id="19"/>
    </w:p>
    <w:tbl>
      <w:tblPr>
        <w:tblStyle w:val="-1"/>
        <w:tblW w:w="9576" w:type="dxa"/>
        <w:tblLayout w:type="fixed"/>
        <w:tblLook w:val="04A0" w:firstRow="1" w:lastRow="0" w:firstColumn="1" w:lastColumn="0" w:noHBand="0" w:noVBand="1"/>
      </w:tblPr>
      <w:tblGrid>
        <w:gridCol w:w="2394"/>
        <w:gridCol w:w="236"/>
        <w:gridCol w:w="2158"/>
        <w:gridCol w:w="62"/>
        <w:gridCol w:w="236"/>
        <w:gridCol w:w="2096"/>
        <w:gridCol w:w="170"/>
        <w:gridCol w:w="236"/>
        <w:gridCol w:w="1988"/>
      </w:tblGrid>
      <w:tr w:rsidR="00F20BAF" w:rsidTr="00F20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F20BAF" w:rsidRDefault="00941D1C">
            <w:pPr>
              <w:pStyle w:val="infoblue"/>
              <w:spacing w:before="0" w:beforeAutospacing="0" w:afterLines="50" w:after="156" w:afterAutospacing="0"/>
              <w:ind w:firstLineChars="0" w:firstLine="0"/>
              <w:jc w:val="center"/>
              <w:rPr>
                <w:rFonts w:ascii="Arial" w:hAnsi="Arial" w:cs="Arial"/>
                <w:b w:val="0"/>
                <w:bCs w:val="0"/>
                <w:i w:val="0"/>
                <w:color w:val="FFFFFF" w:themeColor="background1"/>
              </w:rPr>
            </w:pPr>
            <w:r>
              <w:rPr>
                <w:rFonts w:ascii="Arial" w:hAnsi="Arial" w:cs="Arial" w:hint="eastAsia"/>
                <w:i w:val="0"/>
                <w:color w:val="FFFFFF" w:themeColor="background1"/>
              </w:rPr>
              <w:t>产品模块</w:t>
            </w:r>
          </w:p>
        </w:tc>
        <w:tc>
          <w:tcPr>
            <w:tcW w:w="2394" w:type="dxa"/>
            <w:gridSpan w:val="2"/>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主要功能点</w:t>
            </w:r>
          </w:p>
        </w:tc>
        <w:tc>
          <w:tcPr>
            <w:tcW w:w="2394" w:type="dxa"/>
            <w:gridSpan w:val="3"/>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功能描述</w:t>
            </w:r>
          </w:p>
        </w:tc>
        <w:tc>
          <w:tcPr>
            <w:tcW w:w="2394" w:type="dxa"/>
            <w:gridSpan w:val="3"/>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优先级</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val="restart"/>
            <w:tcBorders>
              <w:top w:val="single" w:sz="8" w:space="0" w:color="4F81BD" w:themeColor="accent1"/>
              <w:left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rPr>
                <w:rFonts w:ascii="Arial" w:hAnsi="Arial" w:cs="Arial"/>
                <w:b w:val="0"/>
                <w:bCs w:val="0"/>
                <w:i w:val="0"/>
                <w:color w:val="auto"/>
                <w:sz w:val="15"/>
                <w:szCs w:val="15"/>
              </w:rPr>
            </w:pPr>
          </w:p>
          <w:p w:rsidR="00F20BAF" w:rsidRDefault="00941D1C">
            <w:pPr>
              <w:pStyle w:val="infoblue"/>
              <w:spacing w:before="0" w:beforeAutospacing="0" w:afterLines="50" w:after="156" w:afterAutospacing="0"/>
              <w:ind w:firstLineChars="0" w:firstLine="0"/>
              <w:jc w:val="center"/>
              <w:rPr>
                <w:rFonts w:ascii="Arial" w:hAnsi="Arial" w:cs="Arial"/>
                <w:i w:val="0"/>
                <w:color w:val="auto"/>
                <w:sz w:val="15"/>
                <w:szCs w:val="15"/>
              </w:rPr>
            </w:pPr>
            <w:r>
              <w:rPr>
                <w:rFonts w:ascii="Arial" w:hAnsi="Arial" w:cs="Arial" w:hint="eastAsia"/>
                <w:i w:val="0"/>
                <w:color w:val="auto"/>
                <w:sz w:val="15"/>
                <w:szCs w:val="15"/>
              </w:rPr>
              <w:t>分销商</w:t>
            </w:r>
            <w:r>
              <w:rPr>
                <w:rFonts w:ascii="Arial" w:hAnsi="Arial" w:cs="Arial" w:hint="eastAsia"/>
                <w:i w:val="0"/>
                <w:color w:val="auto"/>
                <w:sz w:val="15"/>
                <w:szCs w:val="15"/>
              </w:rPr>
              <w:t>-</w:t>
            </w:r>
            <w:r>
              <w:rPr>
                <w:rFonts w:ascii="Arial" w:hAnsi="Arial" w:cs="Arial" w:hint="eastAsia"/>
                <w:i w:val="0"/>
                <w:color w:val="auto"/>
                <w:sz w:val="15"/>
                <w:szCs w:val="15"/>
              </w:rPr>
              <w:t>其他</w:t>
            </w:r>
          </w:p>
        </w:tc>
        <w:tc>
          <w:tcPr>
            <w:tcW w:w="2220"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产品搜索</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rPr>
            </w:pPr>
          </w:p>
        </w:tc>
        <w:tc>
          <w:tcPr>
            <w:tcW w:w="2266"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根据输入的条件进行产品筛选</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tcBorders>
              <w:right w:val="single" w:sz="4" w:space="0" w:color="auto"/>
            </w:tcBorders>
          </w:tcPr>
          <w:p w:rsidR="00F20BAF" w:rsidRDefault="00F20BAF" w:rsidP="00D90C70">
            <w:pPr>
              <w:pStyle w:val="infoblue"/>
              <w:spacing w:before="0" w:afterLines="50" w:after="156"/>
              <w:ind w:firstLine="420"/>
              <w:rPr>
                <w:rFonts w:ascii="Arial" w:hAnsi="Arial" w:cs="Arial"/>
                <w:b w:val="0"/>
                <w:bCs w:val="0"/>
                <w:i w:val="0"/>
              </w:rPr>
            </w:pPr>
          </w:p>
        </w:tc>
        <w:tc>
          <w:tcPr>
            <w:tcW w:w="2220"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15"/>
                <w:szCs w:val="15"/>
              </w:rPr>
            </w:pPr>
            <w:r>
              <w:rPr>
                <w:rFonts w:ascii="Arial" w:hAnsi="Arial" w:cs="Arial" w:hint="eastAsia"/>
                <w:i w:val="0"/>
                <w:color w:val="auto"/>
                <w:sz w:val="15"/>
                <w:szCs w:val="15"/>
              </w:rPr>
              <w:t>产品选择</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color w:val="auto"/>
              </w:rPr>
            </w:pPr>
          </w:p>
        </w:tc>
        <w:tc>
          <w:tcPr>
            <w:tcW w:w="2266"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在筛选的结果中选择产品</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tcBorders>
              <w:top w:val="single" w:sz="8" w:space="0" w:color="4F81BD" w:themeColor="accent1"/>
              <w:left w:val="single" w:sz="8" w:space="0" w:color="4F81BD" w:themeColor="accent1"/>
              <w:bottom w:val="single" w:sz="8" w:space="0" w:color="4F81BD" w:themeColor="accent1"/>
              <w:right w:val="single" w:sz="4" w:space="0" w:color="auto"/>
            </w:tcBorders>
          </w:tcPr>
          <w:p w:rsidR="00F20BAF" w:rsidRDefault="00F20BAF" w:rsidP="00D90C70">
            <w:pPr>
              <w:pStyle w:val="infoblue"/>
              <w:spacing w:before="0" w:afterLines="50" w:after="156"/>
              <w:ind w:firstLine="420"/>
              <w:rPr>
                <w:rFonts w:ascii="Arial" w:hAnsi="Arial" w:cs="Arial"/>
                <w:b w:val="0"/>
                <w:bCs w:val="0"/>
                <w:i w:val="0"/>
              </w:rPr>
            </w:pPr>
          </w:p>
        </w:tc>
        <w:tc>
          <w:tcPr>
            <w:tcW w:w="2220"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产品详情</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gridSpan w:val="2"/>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展示产品的详细信息</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630" w:type="dxa"/>
            <w:gridSpan w:val="2"/>
            <w:vMerge/>
            <w:tcBorders>
              <w:right w:val="single" w:sz="4" w:space="0" w:color="auto"/>
            </w:tcBorders>
          </w:tcPr>
          <w:p w:rsidR="00F20BAF" w:rsidRDefault="00F20BAF" w:rsidP="00D90C70">
            <w:pPr>
              <w:pStyle w:val="infoblue"/>
              <w:spacing w:before="0" w:afterLines="50" w:after="156"/>
              <w:ind w:firstLine="420"/>
              <w:rPr>
                <w:rFonts w:ascii="Arial" w:hAnsi="Arial" w:cs="Arial"/>
                <w:b w:val="0"/>
                <w:bCs w:val="0"/>
                <w:i w:val="0"/>
              </w:rPr>
            </w:pPr>
          </w:p>
        </w:tc>
        <w:tc>
          <w:tcPr>
            <w:tcW w:w="2220"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预订下单</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gridSpan w:val="2"/>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对产品进行下单购买</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bl>
    <w:p w:rsidR="00F20BAF" w:rsidRDefault="00F20BAF"/>
    <w:p w:rsidR="00F20BAF" w:rsidRDefault="00941D1C">
      <w:pPr>
        <w:pStyle w:val="3"/>
      </w:pPr>
      <w:bookmarkStart w:id="20" w:name="_Toc1110"/>
      <w:r>
        <w:t>特性</w:t>
      </w:r>
      <w:r>
        <w:rPr>
          <w:rFonts w:hint="eastAsia"/>
        </w:rPr>
        <w:t>说明</w:t>
      </w:r>
      <w:bookmarkEnd w:id="20"/>
    </w:p>
    <w:p w:rsidR="00F20BAF" w:rsidRDefault="00941D1C">
      <w:pPr>
        <w:pStyle w:val="4"/>
        <w:ind w:leftChars="135" w:left="283"/>
      </w:pPr>
      <w:bookmarkStart w:id="21" w:name="_Toc29711"/>
      <w:r>
        <w:rPr>
          <w:rFonts w:hint="eastAsia"/>
        </w:rPr>
        <w:t>产品搜索</w:t>
      </w:r>
      <w:bookmarkEnd w:id="21"/>
    </w:p>
    <w:p w:rsidR="00F20BAF" w:rsidRDefault="00941D1C">
      <w:pPr>
        <w:spacing w:afterLines="50" w:after="156"/>
        <w:rPr>
          <w:rFonts w:ascii="Arial" w:hAnsi="Arial" w:cs="Arial"/>
          <w:b/>
        </w:rPr>
      </w:pPr>
      <w:r>
        <w:rPr>
          <w:rFonts w:ascii="Arial" w:hAnsi="Arial" w:cs="Arial"/>
          <w:b/>
        </w:rPr>
        <w:t>用户场景：</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、用户已经处于产品列表展示页</w:t>
      </w:r>
    </w:p>
    <w:p w:rsidR="00F20BAF" w:rsidRDefault="00941D1C">
      <w:pPr>
        <w:spacing w:afterLines="50" w:after="156"/>
        <w:rPr>
          <w:rFonts w:ascii="Arial" w:hAnsi="Arial" w:cs="Arial"/>
          <w:b/>
        </w:rPr>
      </w:pPr>
      <w:r>
        <w:rPr>
          <w:rFonts w:ascii="Arial" w:hAnsi="Arial" w:cs="Arial"/>
          <w:b/>
        </w:rPr>
        <w:t>输入</w:t>
      </w:r>
      <w:r>
        <w:rPr>
          <w:rFonts w:ascii="Arial" w:hAnsi="Arial" w:cs="Arial" w:hint="eastAsia"/>
          <w:b/>
        </w:rPr>
        <w:t>/</w:t>
      </w:r>
      <w:r>
        <w:rPr>
          <w:rFonts w:ascii="Arial" w:hAnsi="Arial" w:cs="Arial"/>
          <w:b/>
        </w:rPr>
        <w:t>前置条件：</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hint="eastAsia"/>
          <w:i w:val="0"/>
          <w:color w:val="000000" w:themeColor="text1"/>
        </w:rPr>
        <w:t>1</w:t>
      </w:r>
      <w:r>
        <w:rPr>
          <w:rFonts w:ascii="Arial" w:hAnsi="Arial" w:cs="Arial" w:hint="eastAsia"/>
          <w:i w:val="0"/>
          <w:color w:val="000000" w:themeColor="text1"/>
        </w:rPr>
        <w:t>、用户必须</w:t>
      </w:r>
      <w:r>
        <w:rPr>
          <w:rFonts w:ascii="Arial" w:hAnsi="Arial" w:cs="Arial"/>
          <w:i w:val="0"/>
          <w:color w:val="000000" w:themeColor="text1"/>
        </w:rPr>
        <w:t>处于</w:t>
      </w:r>
      <w:r>
        <w:rPr>
          <w:rFonts w:ascii="Arial" w:hAnsi="Arial" w:cs="Arial" w:hint="eastAsia"/>
          <w:i w:val="0"/>
          <w:color w:val="000000" w:themeColor="text1"/>
        </w:rPr>
        <w:t>登录</w:t>
      </w:r>
      <w:r>
        <w:rPr>
          <w:rFonts w:ascii="Arial" w:hAnsi="Arial" w:cs="Arial"/>
          <w:i w:val="0"/>
          <w:color w:val="000000" w:themeColor="text1"/>
        </w:rPr>
        <w:t>状态</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i w:val="0"/>
          <w:color w:val="000000" w:themeColor="text1"/>
        </w:rPr>
        <w:t>2</w:t>
      </w:r>
      <w:r>
        <w:rPr>
          <w:rFonts w:ascii="Arial" w:hAnsi="Arial" w:cs="Arial" w:hint="eastAsia"/>
          <w:i w:val="0"/>
          <w:color w:val="000000" w:themeColor="text1"/>
        </w:rPr>
        <w:t>、</w:t>
      </w:r>
      <w:r>
        <w:rPr>
          <w:rFonts w:ascii="Arial" w:hAnsi="Arial" w:cs="Arial"/>
          <w:i w:val="0"/>
          <w:color w:val="000000" w:themeColor="text1"/>
        </w:rPr>
        <w:t>用户</w:t>
      </w:r>
      <w:r>
        <w:rPr>
          <w:rFonts w:ascii="Arial" w:hAnsi="Arial" w:cs="Arial" w:hint="eastAsia"/>
          <w:i w:val="0"/>
          <w:color w:val="000000" w:themeColor="text1"/>
        </w:rPr>
        <w:t>拥有购买</w:t>
      </w:r>
      <w:r>
        <w:rPr>
          <w:rFonts w:ascii="Arial" w:hAnsi="Arial" w:cs="Arial"/>
          <w:i w:val="0"/>
          <w:color w:val="000000" w:themeColor="text1"/>
        </w:rPr>
        <w:t>权限</w:t>
      </w:r>
    </w:p>
    <w:p w:rsidR="00F20BAF" w:rsidRDefault="00941D1C">
      <w:pPr>
        <w:spacing w:afterLines="50" w:after="156"/>
        <w:rPr>
          <w:rFonts w:ascii="Arial" w:hAnsi="Arial" w:cs="Arial"/>
          <w:b/>
        </w:rPr>
      </w:pPr>
      <w:r>
        <w:rPr>
          <w:rFonts w:ascii="Arial" w:hAnsi="Arial" w:cs="Arial"/>
          <w:b/>
        </w:rPr>
        <w:t>需求描述：</w:t>
      </w:r>
    </w:p>
    <w:p w:rsidR="00F20BAF" w:rsidRDefault="00941D1C">
      <w:pPr>
        <w:pStyle w:val="12"/>
        <w:numPr>
          <w:ilvl w:val="0"/>
          <w:numId w:val="3"/>
        </w:numPr>
        <w:spacing w:afterLines="50" w:after="156"/>
        <w:ind w:firstLineChars="0"/>
        <w:rPr>
          <w:rFonts w:asciiTheme="minorEastAsia" w:eastAsiaTheme="minorEastAsia" w:hAnsiTheme="minorEastAsia" w:cs="Arial"/>
        </w:rPr>
      </w:pPr>
      <w:r>
        <w:rPr>
          <w:rFonts w:asciiTheme="minorEastAsia" w:eastAsiaTheme="minorEastAsia" w:hAnsiTheme="minorEastAsia" w:hint="eastAsia"/>
          <w:color w:val="000000"/>
          <w:szCs w:val="21"/>
          <w:shd w:val="clear" w:color="auto" w:fill="FFFFFF"/>
        </w:rPr>
        <w:t>筛选条件：可用日期默认为今日，其他都是全部或不限</w:t>
      </w:r>
    </w:p>
    <w:p w:rsidR="00F20BAF" w:rsidRDefault="00941D1C">
      <w:pPr>
        <w:pStyle w:val="12"/>
        <w:numPr>
          <w:ilvl w:val="0"/>
          <w:numId w:val="4"/>
        </w:numPr>
        <w:spacing w:afterLines="50" w:after="156"/>
        <w:ind w:firstLineChars="0"/>
        <w:rPr>
          <w:rFonts w:asciiTheme="minorEastAsia" w:eastAsiaTheme="minorEastAsia" w:hAnsiTheme="minorEastAsia" w:cs="Arial"/>
        </w:rPr>
      </w:pPr>
      <w:r>
        <w:rPr>
          <w:rFonts w:asciiTheme="minorEastAsia" w:eastAsiaTheme="minorEastAsia" w:hAnsiTheme="minorEastAsia" w:hint="eastAsia"/>
          <w:color w:val="FF0000"/>
          <w:szCs w:val="21"/>
          <w:shd w:val="clear" w:color="auto" w:fill="FFFFFF"/>
        </w:rPr>
        <w:t>产品分类，</w:t>
      </w:r>
      <w:r>
        <w:rPr>
          <w:rFonts w:asciiTheme="minorEastAsia" w:eastAsiaTheme="minorEastAsia" w:hAnsiTheme="minorEastAsia" w:hint="eastAsia"/>
          <w:color w:val="000000" w:themeColor="text1"/>
          <w:szCs w:val="21"/>
          <w:shd w:val="clear" w:color="auto" w:fill="FFFFFF"/>
        </w:rPr>
        <w:t>前期直接固定</w:t>
      </w:r>
      <w:r>
        <w:rPr>
          <w:rFonts w:asciiTheme="minorEastAsia" w:eastAsiaTheme="minorEastAsia" w:hAnsiTheme="minorEastAsia" w:cs="宋体" w:hint="eastAsia"/>
          <w:b/>
          <w:color w:val="FF0000"/>
          <w:kern w:val="0"/>
          <w:szCs w:val="21"/>
        </w:rPr>
        <w:t>线路、旅拍、</w:t>
      </w:r>
      <w:r w:rsidRPr="00941D1C">
        <w:rPr>
          <w:rFonts w:asciiTheme="minorEastAsia" w:eastAsiaTheme="minorEastAsia" w:hAnsiTheme="minorEastAsia" w:cs="宋体" w:hint="eastAsia"/>
          <w:b/>
          <w:strike/>
          <w:kern w:val="0"/>
          <w:szCs w:val="21"/>
        </w:rPr>
        <w:t>住宿</w:t>
      </w:r>
      <w:r>
        <w:rPr>
          <w:rFonts w:asciiTheme="minorEastAsia" w:eastAsiaTheme="minorEastAsia" w:hAnsiTheme="minorEastAsia" w:cs="宋体" w:hint="eastAsia"/>
          <w:b/>
          <w:color w:val="FF0000"/>
          <w:kern w:val="0"/>
          <w:szCs w:val="21"/>
        </w:rPr>
        <w:t>、特产、班车、包车、特色餐饮，</w:t>
      </w:r>
      <w:r>
        <w:rPr>
          <w:rFonts w:asciiTheme="minorEastAsia" w:eastAsiaTheme="minorEastAsia" w:hAnsiTheme="minorEastAsia" w:cs="宋体"/>
          <w:b/>
          <w:color w:val="FF0000"/>
          <w:kern w:val="0"/>
          <w:szCs w:val="21"/>
        </w:rPr>
        <w:t>导游</w:t>
      </w:r>
    </w:p>
    <w:p w:rsidR="00F20BAF" w:rsidRDefault="00941D1C">
      <w:pPr>
        <w:pStyle w:val="12"/>
        <w:numPr>
          <w:ilvl w:val="0"/>
          <w:numId w:val="4"/>
        </w:numPr>
        <w:spacing w:afterLines="50" w:after="156"/>
        <w:ind w:firstLineChars="0"/>
        <w:rPr>
          <w:rFonts w:asciiTheme="minorEastAsia" w:eastAsiaTheme="minorEastAsia" w:hAnsiTheme="minorEastAsia" w:cs="Arial"/>
        </w:rPr>
      </w:pPr>
      <w:r>
        <w:rPr>
          <w:rFonts w:asciiTheme="minorEastAsia" w:eastAsiaTheme="minorEastAsia" w:hAnsiTheme="minorEastAsia" w:hint="eastAsia"/>
          <w:color w:val="FF0000"/>
          <w:szCs w:val="21"/>
          <w:shd w:val="clear" w:color="auto" w:fill="FFFFFF"/>
        </w:rPr>
        <w:t>可用日期</w:t>
      </w:r>
      <w:r>
        <w:rPr>
          <w:rFonts w:asciiTheme="minorEastAsia" w:eastAsiaTheme="minorEastAsia" w:hAnsiTheme="minorEastAsia" w:hint="eastAsia"/>
          <w:szCs w:val="21"/>
          <w:shd w:val="clear" w:color="auto" w:fill="FFFFFF"/>
        </w:rPr>
        <w:t>，只显示以当天日期在内的最近90天的日期，</w:t>
      </w:r>
      <w:r>
        <w:rPr>
          <w:rFonts w:asciiTheme="minorEastAsia" w:eastAsiaTheme="minorEastAsia" w:hAnsiTheme="minorEastAsia"/>
          <w:szCs w:val="21"/>
          <w:shd w:val="clear" w:color="auto" w:fill="FFFFFF"/>
        </w:rPr>
        <w:t>自然日</w:t>
      </w:r>
    </w:p>
    <w:p w:rsidR="00F20BAF" w:rsidRDefault="00941D1C">
      <w:pPr>
        <w:pStyle w:val="12"/>
        <w:numPr>
          <w:ilvl w:val="0"/>
          <w:numId w:val="3"/>
        </w:numPr>
        <w:spacing w:afterLines="50" w:after="156"/>
        <w:ind w:firstLineChars="0"/>
        <w:rPr>
          <w:rFonts w:asciiTheme="minorEastAsia" w:eastAsiaTheme="minorEastAsia" w:hAnsiTheme="minorEastAsia" w:cs="Arial"/>
          <w:b/>
          <w:strike/>
        </w:rPr>
      </w:pPr>
      <w:r>
        <w:rPr>
          <w:rFonts w:asciiTheme="minorEastAsia" w:eastAsiaTheme="minorEastAsia" w:hAnsiTheme="minorEastAsia" w:cs="Arial" w:hint="eastAsia"/>
          <w:b/>
          <w:strike/>
        </w:rPr>
        <w:t>当默认的筛选条件没有产品时，直接默认显示全部</w:t>
      </w:r>
    </w:p>
    <w:p w:rsidR="00F20BAF" w:rsidRDefault="00941D1C">
      <w:pPr>
        <w:pStyle w:val="12"/>
        <w:numPr>
          <w:ilvl w:val="0"/>
          <w:numId w:val="3"/>
        </w:numPr>
        <w:spacing w:afterLines="50" w:after="156"/>
        <w:ind w:firstLineChars="0"/>
        <w:rPr>
          <w:rFonts w:ascii="Arial" w:hAnsi="Arial" w:cs="Arial"/>
          <w:b/>
        </w:rPr>
      </w:pPr>
      <w:r>
        <w:rPr>
          <w:rFonts w:ascii="Arial" w:hAnsi="Arial" w:cs="Arial" w:hint="eastAsia"/>
        </w:rPr>
        <w:t>列表按照订单量降序排列，订单量相同则按照产品上架时间降序排列，每页</w:t>
      </w:r>
      <w:r>
        <w:rPr>
          <w:rFonts w:ascii="Arial" w:hAnsi="Arial" w:cs="Arial" w:hint="eastAsia"/>
        </w:rPr>
        <w:t>10</w:t>
      </w:r>
      <w:r>
        <w:rPr>
          <w:rFonts w:ascii="Arial" w:hAnsi="Arial" w:cs="Arial" w:hint="eastAsia"/>
        </w:rPr>
        <w:t>条数据</w:t>
      </w:r>
      <w:r>
        <w:rPr>
          <w:rFonts w:ascii="Arial" w:hAnsi="Arial" w:cs="Arial" w:hint="eastAsia"/>
        </w:rPr>
        <w:t>,</w:t>
      </w:r>
    </w:p>
    <w:p w:rsidR="00F20BAF" w:rsidRDefault="00941D1C">
      <w:pPr>
        <w:pStyle w:val="12"/>
        <w:numPr>
          <w:ilvl w:val="0"/>
          <w:numId w:val="3"/>
        </w:numPr>
        <w:spacing w:afterLines="50" w:after="156"/>
        <w:ind w:firstLineChars="0"/>
        <w:rPr>
          <w:rFonts w:ascii="Arial" w:hAnsi="Arial" w:cs="Arial"/>
        </w:rPr>
      </w:pPr>
      <w:r>
        <w:rPr>
          <w:rFonts w:ascii="Arial" w:hAnsi="Arial" w:cs="Arial" w:hint="eastAsia"/>
        </w:rPr>
        <w:t>3</w:t>
      </w:r>
      <w:r>
        <w:rPr>
          <w:rFonts w:ascii="Arial" w:hAnsi="Arial" w:cs="Arial" w:hint="eastAsia"/>
        </w:rPr>
        <w:t>个进入详情的入口（‘立即预订</w:t>
      </w:r>
      <w:r>
        <w:rPr>
          <w:rFonts w:ascii="Arial" w:hAnsi="Arial" w:cs="Arial"/>
        </w:rPr>
        <w:t>’</w:t>
      </w:r>
      <w:r>
        <w:rPr>
          <w:rFonts w:ascii="Arial" w:hAnsi="Arial" w:cs="Arial" w:hint="eastAsia"/>
        </w:rPr>
        <w:t>按钮，产品名称，产品头图）</w:t>
      </w:r>
    </w:p>
    <w:p w:rsidR="00F20BAF" w:rsidRDefault="00941D1C">
      <w:pPr>
        <w:pStyle w:val="12"/>
        <w:numPr>
          <w:ilvl w:val="0"/>
          <w:numId w:val="3"/>
        </w:numPr>
        <w:spacing w:afterLines="50" w:after="156"/>
        <w:ind w:firstLineChars="0"/>
        <w:rPr>
          <w:rFonts w:ascii="Arial" w:hAnsi="Arial" w:cs="Arial"/>
        </w:rPr>
      </w:pPr>
      <w:r>
        <w:rPr>
          <w:rFonts w:ascii="Arial" w:hAnsi="Arial" w:cs="Arial" w:hint="eastAsia"/>
        </w:rPr>
        <w:t>产品名称全部显示，如过长，</w:t>
      </w:r>
      <w:r>
        <w:rPr>
          <w:rFonts w:ascii="Arial" w:hAnsi="Arial" w:cs="Arial" w:hint="eastAsia"/>
        </w:rPr>
        <w:t>2</w:t>
      </w:r>
      <w:r>
        <w:rPr>
          <w:rFonts w:ascii="Arial" w:hAnsi="Arial" w:cs="Arial" w:hint="eastAsia"/>
        </w:rPr>
        <w:t>排显示</w:t>
      </w:r>
    </w:p>
    <w:p w:rsidR="00F20BAF" w:rsidRDefault="00941D1C">
      <w:pPr>
        <w:pStyle w:val="12"/>
        <w:numPr>
          <w:ilvl w:val="0"/>
          <w:numId w:val="3"/>
        </w:numPr>
        <w:spacing w:afterLines="50" w:after="156"/>
        <w:ind w:firstLineChars="0"/>
        <w:rPr>
          <w:rFonts w:ascii="Arial" w:hAnsi="Arial" w:cs="Arial"/>
        </w:rPr>
      </w:pPr>
      <w:r>
        <w:rPr>
          <w:rFonts w:ascii="Arial" w:hAnsi="Arial" w:cs="Arial" w:hint="eastAsia"/>
        </w:rPr>
        <w:t>价格显示的是门市价和下单价，（</w:t>
      </w:r>
      <w:r>
        <w:rPr>
          <w:rFonts w:ascii="Arial" w:hAnsi="Arial" w:cs="Arial" w:hint="eastAsia"/>
          <w:color w:val="FF0000"/>
        </w:rPr>
        <w:t>门市价高于下单价</w:t>
      </w:r>
      <w:r>
        <w:rPr>
          <w:rFonts w:ascii="Arial" w:hAnsi="Arial" w:cs="Arial" w:hint="eastAsia"/>
        </w:rPr>
        <w:t>）</w:t>
      </w:r>
    </w:p>
    <w:p w:rsidR="00F20BAF" w:rsidRDefault="00941D1C">
      <w:pPr>
        <w:spacing w:afterLines="50" w:after="156"/>
        <w:ind w:firstLine="420"/>
        <w:rPr>
          <w:rFonts w:ascii="Arial" w:hAnsi="Arial" w:cs="Arial"/>
          <w:color w:val="FF0000"/>
        </w:rPr>
      </w:pPr>
      <w:r>
        <w:rPr>
          <w:rFonts w:ascii="Arial" w:hAnsi="Arial" w:cs="Arial" w:hint="eastAsia"/>
          <w:color w:val="FF0000"/>
        </w:rPr>
        <w:t>其中传过来</w:t>
      </w:r>
      <w:r>
        <w:rPr>
          <w:rFonts w:ascii="Arial" w:hAnsi="Arial" w:cs="Arial"/>
          <w:color w:val="FF0000"/>
        </w:rPr>
        <w:t>多个</w:t>
      </w:r>
      <w:r>
        <w:rPr>
          <w:rFonts w:ascii="Arial" w:hAnsi="Arial" w:cs="Arial" w:hint="eastAsia"/>
          <w:color w:val="FF0000"/>
        </w:rPr>
        <w:t xml:space="preserve"> </w:t>
      </w:r>
      <w:r>
        <w:rPr>
          <w:rFonts w:ascii="Arial" w:hAnsi="Arial" w:cs="Arial" w:hint="eastAsia"/>
          <w:color w:val="FF0000"/>
        </w:rPr>
        <w:t>参数</w:t>
      </w:r>
      <w:r>
        <w:rPr>
          <w:rFonts w:ascii="Arial" w:hAnsi="Arial" w:cs="Arial"/>
          <w:color w:val="FF0000"/>
        </w:rPr>
        <w:t>，取最低的参数</w:t>
      </w:r>
      <w:r>
        <w:rPr>
          <w:rFonts w:ascii="Arial" w:hAnsi="Arial" w:cs="Arial" w:hint="eastAsia"/>
          <w:color w:val="FF0000"/>
        </w:rPr>
        <w:t xml:space="preserve"> </w:t>
      </w:r>
      <w:r>
        <w:rPr>
          <w:rFonts w:ascii="Arial" w:hAnsi="Arial" w:cs="Arial" w:hint="eastAsia"/>
          <w:color w:val="FF0000"/>
        </w:rPr>
        <w:t>的</w:t>
      </w:r>
      <w:r>
        <w:rPr>
          <w:rFonts w:ascii="Arial" w:hAnsi="Arial" w:cs="Arial" w:hint="eastAsia"/>
          <w:color w:val="FF0000"/>
        </w:rPr>
        <w:t xml:space="preserve"> </w:t>
      </w:r>
      <w:r>
        <w:rPr>
          <w:rFonts w:ascii="Arial" w:hAnsi="Arial" w:cs="Arial" w:hint="eastAsia"/>
          <w:color w:val="FF0000"/>
        </w:rPr>
        <w:t>门市价</w:t>
      </w:r>
      <w:r>
        <w:rPr>
          <w:rFonts w:ascii="Arial" w:hAnsi="Arial" w:cs="Arial" w:hint="eastAsia"/>
          <w:color w:val="FF0000"/>
        </w:rPr>
        <w:t xml:space="preserve"> </w:t>
      </w:r>
      <w:r>
        <w:rPr>
          <w:rFonts w:ascii="Arial" w:hAnsi="Arial" w:cs="Arial" w:hint="eastAsia"/>
          <w:color w:val="FF0000"/>
        </w:rPr>
        <w:t>和</w:t>
      </w:r>
      <w:r>
        <w:rPr>
          <w:rFonts w:ascii="Arial" w:hAnsi="Arial" w:cs="Arial" w:hint="eastAsia"/>
          <w:color w:val="FF0000"/>
        </w:rPr>
        <w:t xml:space="preserve"> </w:t>
      </w:r>
      <w:r>
        <w:rPr>
          <w:rFonts w:ascii="Arial" w:hAnsi="Arial" w:cs="Arial" w:hint="eastAsia"/>
          <w:color w:val="FF0000"/>
        </w:rPr>
        <w:t>下单价</w:t>
      </w:r>
      <w:r>
        <w:rPr>
          <w:rFonts w:ascii="Arial" w:hAnsi="Arial" w:cs="Arial" w:hint="eastAsia"/>
          <w:color w:val="FF0000"/>
        </w:rPr>
        <w:t xml:space="preserve"> </w:t>
      </w:r>
      <w:r>
        <w:rPr>
          <w:rFonts w:ascii="Arial" w:hAnsi="Arial" w:cs="Arial" w:hint="eastAsia"/>
          <w:color w:val="FF0000"/>
        </w:rPr>
        <w:t>在</w:t>
      </w:r>
      <w:proofErr w:type="gramStart"/>
      <w:r>
        <w:rPr>
          <w:rFonts w:ascii="Arial" w:hAnsi="Arial" w:cs="Arial"/>
          <w:color w:val="FF0000"/>
        </w:rPr>
        <w:t>列表页做展示</w:t>
      </w:r>
      <w:proofErr w:type="gramEnd"/>
      <w:r>
        <w:rPr>
          <w:rFonts w:ascii="Arial" w:hAnsi="Arial" w:cs="Arial" w:hint="eastAsia"/>
          <w:color w:val="FF0000"/>
        </w:rPr>
        <w:t>。</w:t>
      </w:r>
      <w:r>
        <w:rPr>
          <w:rFonts w:ascii="Arial" w:hAnsi="Arial" w:cs="Arial"/>
          <w:color w:val="FF0000"/>
        </w:rPr>
        <w:t>并且</w:t>
      </w:r>
      <w:r>
        <w:rPr>
          <w:rFonts w:ascii="Arial" w:hAnsi="Arial" w:cs="Arial" w:hint="eastAsia"/>
          <w:color w:val="FF0000"/>
        </w:rPr>
        <w:t>需要</w:t>
      </w:r>
      <w:r>
        <w:rPr>
          <w:rFonts w:ascii="Arial" w:hAnsi="Arial" w:cs="Arial"/>
          <w:color w:val="FF0000"/>
        </w:rPr>
        <w:t>加</w:t>
      </w:r>
      <w:r>
        <w:rPr>
          <w:rFonts w:ascii="Arial" w:hAnsi="Arial" w:cs="Arial" w:hint="eastAsia"/>
          <w:color w:val="FF0000"/>
        </w:rPr>
        <w:t xml:space="preserve"> </w:t>
      </w:r>
      <w:r>
        <w:rPr>
          <w:rFonts w:ascii="Arial" w:hAnsi="Arial" w:cs="Arial" w:hint="eastAsia"/>
          <w:color w:val="FF0000"/>
        </w:rPr>
        <w:t>“起”</w:t>
      </w:r>
    </w:p>
    <w:p w:rsidR="00F20BAF" w:rsidRDefault="00F20BAF">
      <w:pPr>
        <w:spacing w:afterLines="50" w:after="156"/>
        <w:ind w:firstLine="420"/>
        <w:rPr>
          <w:rFonts w:ascii="Arial" w:hAnsi="Arial" w:cs="Arial"/>
        </w:rPr>
      </w:pPr>
    </w:p>
    <w:p w:rsidR="00F20BAF" w:rsidRDefault="00941D1C">
      <w:pPr>
        <w:spacing w:afterLines="50" w:after="156"/>
        <w:rPr>
          <w:rFonts w:ascii="Arial" w:hAnsi="Arial" w:cs="Arial"/>
        </w:rPr>
      </w:pPr>
      <w:r>
        <w:rPr>
          <w:noProof/>
        </w:rPr>
        <w:lastRenderedPageBreak/>
        <w:drawing>
          <wp:inline distT="0" distB="0" distL="0" distR="0" wp14:anchorId="786EB3A9" wp14:editId="49EF562D">
            <wp:extent cx="5943600" cy="1209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943600" cy="1209040"/>
                    </a:xfrm>
                    <a:prstGeom prst="rect">
                      <a:avLst/>
                    </a:prstGeom>
                  </pic:spPr>
                </pic:pic>
              </a:graphicData>
            </a:graphic>
          </wp:inline>
        </w:drawing>
      </w:r>
    </w:p>
    <w:p w:rsidR="00F20BAF" w:rsidRDefault="00F20BAF">
      <w:pPr>
        <w:spacing w:afterLines="50" w:after="156"/>
        <w:rPr>
          <w:rFonts w:ascii="Arial" w:hAnsi="Arial" w:cs="Arial"/>
        </w:rPr>
      </w:pPr>
    </w:p>
    <w:p w:rsidR="00F20BAF" w:rsidRDefault="00F20BAF">
      <w:pPr>
        <w:spacing w:afterLines="50" w:after="156"/>
        <w:rPr>
          <w:rFonts w:ascii="Arial" w:hAnsi="Arial" w:cs="Arial"/>
        </w:rPr>
      </w:pPr>
    </w:p>
    <w:p w:rsidR="00F20BAF" w:rsidRDefault="00941D1C">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下单价的显示：</w:t>
      </w:r>
    </w:p>
    <w:p w:rsidR="00F20BAF" w:rsidRDefault="00941D1C">
      <w:pPr>
        <w:pStyle w:val="infoblue"/>
        <w:spacing w:before="0" w:beforeAutospacing="0" w:afterLines="50" w:after="156" w:afterAutospacing="0"/>
        <w:ind w:left="1140" w:firstLineChars="0" w:firstLine="0"/>
        <w:rPr>
          <w:rFonts w:asciiTheme="minorEastAsia" w:eastAsiaTheme="minorEastAsia" w:hAnsiTheme="minorEastAsia" w:cs="Arial"/>
          <w:i w:val="0"/>
          <w:color w:val="FF0000"/>
        </w:rPr>
      </w:pPr>
      <w:r>
        <w:rPr>
          <w:rFonts w:asciiTheme="minorEastAsia" w:eastAsiaTheme="minorEastAsia" w:hAnsiTheme="minorEastAsia" w:hint="eastAsia"/>
          <w:i w:val="0"/>
          <w:color w:val="FF0000"/>
          <w:szCs w:val="21"/>
          <w:shd w:val="clear" w:color="auto" w:fill="FFFFFF"/>
        </w:rPr>
        <w:t xml:space="preserve">a) </w:t>
      </w:r>
      <w:proofErr w:type="gramStart"/>
      <w:r>
        <w:rPr>
          <w:rFonts w:asciiTheme="minorEastAsia" w:eastAsiaTheme="minorEastAsia" w:hAnsiTheme="minorEastAsia" w:hint="eastAsia"/>
          <w:i w:val="0"/>
          <w:color w:val="FF0000"/>
          <w:szCs w:val="21"/>
          <w:shd w:val="clear" w:color="auto" w:fill="FFFFFF"/>
        </w:rPr>
        <w:t>产品库只提供</w:t>
      </w:r>
      <w:proofErr w:type="gramEnd"/>
      <w:r>
        <w:rPr>
          <w:rFonts w:asciiTheme="minorEastAsia" w:eastAsiaTheme="minorEastAsia" w:hAnsiTheme="minorEastAsia" w:hint="eastAsia"/>
          <w:i w:val="0"/>
          <w:color w:val="FF0000"/>
          <w:szCs w:val="21"/>
          <w:shd w:val="clear" w:color="auto" w:fill="FFFFFF"/>
        </w:rPr>
        <w:t>一个</w:t>
      </w:r>
      <w:r>
        <w:rPr>
          <w:rFonts w:ascii="Arial" w:hAnsi="Arial" w:cs="Arial" w:hint="eastAsia"/>
          <w:i w:val="0"/>
          <w:color w:val="FF0000"/>
        </w:rPr>
        <w:t>下单价为显示节点</w:t>
      </w:r>
      <w:r>
        <w:rPr>
          <w:rFonts w:asciiTheme="minorEastAsia" w:eastAsiaTheme="minorEastAsia" w:hAnsiTheme="minorEastAsia" w:hint="eastAsia"/>
          <w:i w:val="0"/>
          <w:color w:val="FF0000"/>
          <w:szCs w:val="21"/>
          <w:shd w:val="clear" w:color="auto" w:fill="FFFFFF"/>
        </w:rPr>
        <w:t>，直接显示；</w:t>
      </w:r>
    </w:p>
    <w:p w:rsidR="00F20BAF" w:rsidRDefault="00941D1C">
      <w:pPr>
        <w:pStyle w:val="infoblue"/>
        <w:spacing w:before="0" w:beforeAutospacing="0" w:afterLines="50" w:after="156" w:afterAutospacing="0"/>
        <w:ind w:firstLineChars="545" w:firstLine="1144"/>
        <w:rPr>
          <w:rFonts w:asciiTheme="minorEastAsia" w:eastAsiaTheme="minorEastAsia" w:hAnsiTheme="minorEastAsia"/>
          <w:i w:val="0"/>
          <w:color w:val="FF0000"/>
          <w:szCs w:val="21"/>
          <w:shd w:val="clear" w:color="auto" w:fill="FFFFFF"/>
        </w:rPr>
      </w:pPr>
      <w:r>
        <w:rPr>
          <w:rFonts w:asciiTheme="minorEastAsia" w:eastAsiaTheme="minorEastAsia" w:hAnsiTheme="minorEastAsia" w:hint="eastAsia"/>
          <w:i w:val="0"/>
          <w:color w:val="FF0000"/>
          <w:szCs w:val="21"/>
          <w:shd w:val="clear" w:color="auto" w:fill="FFFFFF"/>
        </w:rPr>
        <w:t>b) 产品</w:t>
      </w:r>
      <w:proofErr w:type="gramStart"/>
      <w:r>
        <w:rPr>
          <w:rFonts w:asciiTheme="minorEastAsia" w:eastAsiaTheme="minorEastAsia" w:hAnsiTheme="minorEastAsia" w:hint="eastAsia"/>
          <w:i w:val="0"/>
          <w:color w:val="FF0000"/>
          <w:szCs w:val="21"/>
          <w:shd w:val="clear" w:color="auto" w:fill="FFFFFF"/>
        </w:rPr>
        <w:t>库提供</w:t>
      </w:r>
      <w:proofErr w:type="gramEnd"/>
      <w:r>
        <w:rPr>
          <w:rFonts w:asciiTheme="minorEastAsia" w:eastAsiaTheme="minorEastAsia" w:hAnsiTheme="minorEastAsia" w:hint="eastAsia"/>
          <w:i w:val="0"/>
          <w:color w:val="FF0000"/>
          <w:szCs w:val="21"/>
          <w:shd w:val="clear" w:color="auto" w:fill="FFFFFF"/>
        </w:rPr>
        <w:t>多个</w:t>
      </w:r>
      <w:r>
        <w:rPr>
          <w:rFonts w:ascii="Arial" w:hAnsi="Arial" w:cs="Arial" w:hint="eastAsia"/>
          <w:i w:val="0"/>
          <w:color w:val="FF0000"/>
        </w:rPr>
        <w:t>下单价为显示节点</w:t>
      </w:r>
      <w:r>
        <w:rPr>
          <w:rFonts w:asciiTheme="minorEastAsia" w:eastAsiaTheme="minorEastAsia" w:hAnsiTheme="minorEastAsia" w:hint="eastAsia"/>
          <w:i w:val="0"/>
          <w:color w:val="FF0000"/>
          <w:szCs w:val="21"/>
          <w:shd w:val="clear" w:color="auto" w:fill="FFFFFF"/>
        </w:rPr>
        <w:t>，显示最小值，并且加 起；</w:t>
      </w:r>
    </w:p>
    <w:p w:rsidR="00F20BAF" w:rsidRDefault="00F20BAF">
      <w:pPr>
        <w:pStyle w:val="infoblue"/>
        <w:spacing w:before="0" w:beforeAutospacing="0" w:afterLines="50" w:after="156" w:afterAutospacing="0"/>
        <w:ind w:firstLineChars="545" w:firstLine="1144"/>
        <w:rPr>
          <w:rFonts w:asciiTheme="minorEastAsia" w:eastAsiaTheme="minorEastAsia" w:hAnsiTheme="minorEastAsia"/>
          <w:i w:val="0"/>
          <w:color w:val="000000"/>
          <w:szCs w:val="21"/>
          <w:shd w:val="clear" w:color="auto" w:fill="FFFFFF"/>
        </w:rPr>
      </w:pPr>
    </w:p>
    <w:p w:rsidR="00F20BAF" w:rsidRDefault="00F20BAF">
      <w:pPr>
        <w:pStyle w:val="infoblue"/>
        <w:spacing w:before="0" w:beforeAutospacing="0" w:afterLines="50" w:after="156" w:afterAutospacing="0"/>
        <w:ind w:firstLineChars="545" w:firstLine="1144"/>
        <w:rPr>
          <w:rFonts w:asciiTheme="minorEastAsia" w:eastAsiaTheme="minorEastAsia" w:hAnsiTheme="minorEastAsia"/>
          <w:i w:val="0"/>
          <w:color w:val="000000"/>
          <w:szCs w:val="21"/>
          <w:shd w:val="clear" w:color="auto" w:fill="FFFFFF"/>
        </w:rPr>
      </w:pPr>
    </w:p>
    <w:p w:rsidR="00F20BAF" w:rsidRDefault="00941D1C">
      <w:pPr>
        <w:pStyle w:val="12"/>
        <w:numPr>
          <w:ilvl w:val="0"/>
          <w:numId w:val="3"/>
        </w:numPr>
        <w:spacing w:afterLines="50" w:after="156"/>
        <w:ind w:firstLineChars="0"/>
        <w:rPr>
          <w:rFonts w:ascii="Arial" w:hAnsi="Arial" w:cs="Arial"/>
        </w:rPr>
      </w:pPr>
      <w:r>
        <w:rPr>
          <w:rFonts w:ascii="Arial" w:hAnsi="Arial" w:cs="Arial" w:hint="eastAsia"/>
        </w:rPr>
        <w:t>一日游，多日游，是指产品分类</w:t>
      </w:r>
    </w:p>
    <w:p w:rsidR="00F20BAF" w:rsidRDefault="00941D1C">
      <w:pPr>
        <w:spacing w:afterLines="50" w:after="156"/>
        <w:rPr>
          <w:rFonts w:ascii="Arial" w:hAnsi="Arial" w:cs="Arial"/>
          <w:color w:val="0000FF"/>
        </w:rPr>
      </w:pPr>
      <w:r>
        <w:rPr>
          <w:noProof/>
        </w:rPr>
        <w:lastRenderedPageBreak/>
        <w:drawing>
          <wp:inline distT="0" distB="0" distL="0" distR="0" wp14:anchorId="7DC9D8E1" wp14:editId="43923C74">
            <wp:extent cx="5943600" cy="5546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943600" cy="5546725"/>
                    </a:xfrm>
                    <a:prstGeom prst="rect">
                      <a:avLst/>
                    </a:prstGeom>
                  </pic:spPr>
                </pic:pic>
              </a:graphicData>
            </a:graphic>
          </wp:inline>
        </w:drawing>
      </w: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包含字段</w:t>
      </w:r>
      <w:r>
        <w:rPr>
          <w:rFonts w:ascii="Arial" w:hAnsi="Arial" w:cs="Arial"/>
          <w:b/>
          <w:i w:val="0"/>
          <w:color w:val="auto"/>
        </w:rPr>
        <w:t>：</w:t>
      </w:r>
    </w:p>
    <w:tbl>
      <w:tblPr>
        <w:tblStyle w:val="ae"/>
        <w:tblW w:w="9275" w:type="dxa"/>
        <w:jc w:val="center"/>
        <w:tblLayout w:type="fixed"/>
        <w:tblLook w:val="04A0" w:firstRow="1" w:lastRow="0" w:firstColumn="1" w:lastColumn="0" w:noHBand="0" w:noVBand="1"/>
      </w:tblPr>
      <w:tblGrid>
        <w:gridCol w:w="1809"/>
        <w:gridCol w:w="1283"/>
        <w:gridCol w:w="6183"/>
      </w:tblGrid>
      <w:tr w:rsidR="00F20BAF">
        <w:trPr>
          <w:jc w:val="center"/>
        </w:trPr>
        <w:tc>
          <w:tcPr>
            <w:tcW w:w="1809" w:type="dxa"/>
            <w:shd w:val="clear" w:color="auto" w:fill="D9D9D9" w:themeFill="background1" w:themeFillShade="D9"/>
          </w:tcPr>
          <w:p w:rsidR="00F20BAF" w:rsidRDefault="00941D1C">
            <w:pPr>
              <w:jc w:val="center"/>
              <w:rPr>
                <w:szCs w:val="18"/>
              </w:rPr>
            </w:pPr>
            <w:r>
              <w:rPr>
                <w:rFonts w:hint="eastAsia"/>
                <w:szCs w:val="18"/>
              </w:rPr>
              <w:t>字段</w:t>
            </w:r>
          </w:p>
        </w:tc>
        <w:tc>
          <w:tcPr>
            <w:tcW w:w="1283" w:type="dxa"/>
            <w:shd w:val="clear" w:color="auto" w:fill="D9D9D9" w:themeFill="background1" w:themeFillShade="D9"/>
          </w:tcPr>
          <w:p w:rsidR="00F20BAF" w:rsidRDefault="00941D1C">
            <w:pPr>
              <w:jc w:val="center"/>
              <w:rPr>
                <w:szCs w:val="18"/>
              </w:rPr>
            </w:pPr>
            <w:r>
              <w:rPr>
                <w:rFonts w:hint="eastAsia"/>
                <w:szCs w:val="18"/>
              </w:rPr>
              <w:t>来源</w:t>
            </w:r>
          </w:p>
        </w:tc>
        <w:tc>
          <w:tcPr>
            <w:tcW w:w="6183" w:type="dxa"/>
            <w:shd w:val="clear" w:color="auto" w:fill="D9D9D9" w:themeFill="background1" w:themeFillShade="D9"/>
          </w:tcPr>
          <w:p w:rsidR="00F20BAF" w:rsidRDefault="00941D1C">
            <w:pPr>
              <w:jc w:val="center"/>
              <w:rPr>
                <w:szCs w:val="18"/>
              </w:rPr>
            </w:pPr>
            <w:r>
              <w:rPr>
                <w:rFonts w:hint="eastAsia"/>
                <w:szCs w:val="18"/>
              </w:rPr>
              <w:t>备注</w:t>
            </w:r>
          </w:p>
        </w:tc>
      </w:tr>
      <w:tr w:rsidR="00F20BAF">
        <w:trPr>
          <w:trHeight w:val="323"/>
          <w:jc w:val="center"/>
        </w:trPr>
        <w:tc>
          <w:tcPr>
            <w:tcW w:w="1809" w:type="dxa"/>
          </w:tcPr>
          <w:p w:rsidR="00F20BAF" w:rsidRDefault="00941D1C">
            <w:pPr>
              <w:rPr>
                <w:szCs w:val="18"/>
              </w:rPr>
            </w:pPr>
            <w:r>
              <w:rPr>
                <w:rFonts w:ascii="Arial" w:hAnsi="Arial" w:cs="Arial" w:hint="eastAsia"/>
              </w:rPr>
              <w:t>产品头图</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szCs w:val="18"/>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szCs w:val="18"/>
              </w:rPr>
            </w:pPr>
            <w:r>
              <w:rPr>
                <w:rFonts w:ascii="Arial" w:hAnsi="Arial" w:cs="Arial" w:hint="eastAsia"/>
              </w:rPr>
              <w:t>产品名称</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szCs w:val="18"/>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szCs w:val="18"/>
              </w:rPr>
            </w:pPr>
            <w:r>
              <w:rPr>
                <w:rFonts w:ascii="Arial" w:hAnsi="Arial" w:cs="Arial" w:hint="eastAsia"/>
              </w:rPr>
              <w:t>产品类型</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szCs w:val="18"/>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产品简介</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可用日期</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门市价</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取自平台</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下单价</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取自</w:t>
            </w:r>
            <w:r>
              <w:rPr>
                <w:rFonts w:ascii="Arial" w:hAnsi="Arial" w:cs="Arial"/>
              </w:rPr>
              <w:t>平台</w:t>
            </w:r>
          </w:p>
        </w:tc>
      </w:tr>
      <w:tr w:rsidR="00F20BAF">
        <w:trPr>
          <w:trHeight w:val="341"/>
          <w:jc w:val="center"/>
        </w:trPr>
        <w:tc>
          <w:tcPr>
            <w:tcW w:w="1809" w:type="dxa"/>
          </w:tcPr>
          <w:p w:rsidR="00F20BAF" w:rsidRDefault="00941D1C">
            <w:pPr>
              <w:rPr>
                <w:rFonts w:ascii="Arial" w:hAnsi="Arial" w:cs="Arial"/>
              </w:rPr>
            </w:pPr>
            <w:r>
              <w:rPr>
                <w:rFonts w:ascii="Arial" w:hAnsi="Arial" w:cs="Arial" w:hint="eastAsia"/>
              </w:rPr>
              <w:t>关键字</w:t>
            </w:r>
          </w:p>
        </w:tc>
        <w:tc>
          <w:tcPr>
            <w:tcW w:w="1283" w:type="dxa"/>
          </w:tcPr>
          <w:p w:rsidR="00F20BAF" w:rsidRDefault="00941D1C">
            <w:pPr>
              <w:rPr>
                <w:szCs w:val="18"/>
              </w:rPr>
            </w:pPr>
            <w:r>
              <w:rPr>
                <w:rFonts w:hint="eastAsia"/>
                <w:szCs w:val="18"/>
              </w:rPr>
              <w:t>产品库</w:t>
            </w:r>
          </w:p>
        </w:tc>
        <w:tc>
          <w:tcPr>
            <w:tcW w:w="6183"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用户可以对产品名称进行模糊匹配查询</w:t>
            </w:r>
          </w:p>
        </w:tc>
      </w:tr>
    </w:tbl>
    <w:p w:rsidR="00F20BAF" w:rsidRDefault="00F20BAF">
      <w:pPr>
        <w:pStyle w:val="infoblue"/>
        <w:spacing w:before="0" w:beforeAutospacing="0" w:afterLines="50" w:after="156" w:afterAutospacing="0"/>
        <w:ind w:left="420" w:firstLineChars="0" w:firstLine="0"/>
        <w:rPr>
          <w:rFonts w:ascii="Arial" w:hAnsi="Arial" w:cs="Arial"/>
          <w:i w:val="0"/>
          <w:color w:val="auto"/>
        </w:rPr>
      </w:pPr>
    </w:p>
    <w:p w:rsidR="00F20BAF" w:rsidRDefault="00F20BAF">
      <w:pPr>
        <w:pStyle w:val="infoblue"/>
        <w:spacing w:before="0" w:beforeAutospacing="0" w:afterLines="50" w:after="156" w:afterAutospacing="0"/>
        <w:ind w:left="420" w:firstLineChars="0" w:firstLine="0"/>
        <w:rPr>
          <w:rFonts w:ascii="Arial" w:hAnsi="Arial" w:cs="Arial"/>
          <w:i w:val="0"/>
          <w:color w:val="auto"/>
        </w:rPr>
      </w:pPr>
    </w:p>
    <w:p w:rsidR="00F20BAF" w:rsidRDefault="00F20BAF">
      <w:pPr>
        <w:pStyle w:val="infoblue"/>
        <w:spacing w:before="0" w:beforeAutospacing="0" w:afterLines="50" w:after="156" w:afterAutospacing="0"/>
        <w:ind w:left="420" w:firstLineChars="0" w:firstLine="0"/>
        <w:rPr>
          <w:rFonts w:ascii="Arial" w:hAnsi="Arial" w:cs="Arial"/>
          <w:i w:val="0"/>
          <w:color w:val="auto"/>
        </w:rPr>
      </w:pPr>
    </w:p>
    <w:p w:rsidR="00F20BAF" w:rsidRDefault="00F20BAF">
      <w:pPr>
        <w:pStyle w:val="infoblue"/>
        <w:spacing w:before="0" w:beforeAutospacing="0" w:afterLines="50" w:after="156" w:afterAutospacing="0"/>
        <w:ind w:left="420" w:firstLineChars="0" w:firstLine="0"/>
        <w:rPr>
          <w:rFonts w:ascii="Arial" w:hAnsi="Arial" w:cs="Arial"/>
          <w:i w:val="0"/>
          <w:color w:val="auto"/>
        </w:rPr>
      </w:pPr>
    </w:p>
    <w:p w:rsidR="00F20BAF" w:rsidRDefault="00F20BAF">
      <w:pPr>
        <w:pStyle w:val="infoblue"/>
        <w:spacing w:before="0" w:beforeAutospacing="0" w:afterLines="50" w:after="156" w:afterAutospacing="0"/>
        <w:ind w:left="420" w:firstLineChars="0" w:firstLine="0"/>
        <w:rPr>
          <w:rFonts w:ascii="Arial" w:hAnsi="Arial" w:cs="Arial"/>
          <w:i w:val="0"/>
          <w:color w:val="auto"/>
        </w:rPr>
      </w:pP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交互动作</w:t>
      </w:r>
      <w:r>
        <w:rPr>
          <w:rFonts w:ascii="Arial" w:hAnsi="Arial" w:cs="Arial"/>
          <w:b/>
          <w:i w:val="0"/>
          <w:color w:val="auto"/>
        </w:rPr>
        <w:t>：</w:t>
      </w:r>
    </w:p>
    <w:tbl>
      <w:tblPr>
        <w:tblStyle w:val="ae"/>
        <w:tblW w:w="8728" w:type="dxa"/>
        <w:jc w:val="center"/>
        <w:tblLayout w:type="fixed"/>
        <w:tblLook w:val="04A0" w:firstRow="1" w:lastRow="0" w:firstColumn="1" w:lastColumn="0" w:noHBand="0" w:noVBand="1"/>
      </w:tblPr>
      <w:tblGrid>
        <w:gridCol w:w="1466"/>
        <w:gridCol w:w="1460"/>
        <w:gridCol w:w="1498"/>
        <w:gridCol w:w="4304"/>
      </w:tblGrid>
      <w:tr w:rsidR="00F20BAF">
        <w:trPr>
          <w:jc w:val="center"/>
        </w:trPr>
        <w:tc>
          <w:tcPr>
            <w:tcW w:w="1466" w:type="dxa"/>
            <w:shd w:val="clear" w:color="auto" w:fill="D9D9D9" w:themeFill="background1" w:themeFillShade="D9"/>
          </w:tcPr>
          <w:p w:rsidR="00F20BAF" w:rsidRDefault="00941D1C">
            <w:pPr>
              <w:jc w:val="center"/>
              <w:rPr>
                <w:szCs w:val="18"/>
              </w:rPr>
            </w:pPr>
            <w:r>
              <w:rPr>
                <w:rFonts w:hint="eastAsia"/>
                <w:szCs w:val="18"/>
              </w:rPr>
              <w:t>对象</w:t>
            </w:r>
          </w:p>
        </w:tc>
        <w:tc>
          <w:tcPr>
            <w:tcW w:w="1460" w:type="dxa"/>
            <w:shd w:val="clear" w:color="auto" w:fill="D9D9D9" w:themeFill="background1" w:themeFillShade="D9"/>
          </w:tcPr>
          <w:p w:rsidR="00F20BAF" w:rsidRDefault="00941D1C">
            <w:pPr>
              <w:jc w:val="center"/>
              <w:rPr>
                <w:szCs w:val="18"/>
              </w:rPr>
            </w:pPr>
            <w:r>
              <w:rPr>
                <w:rFonts w:hint="eastAsia"/>
                <w:szCs w:val="18"/>
              </w:rPr>
              <w:t>前置条件</w:t>
            </w:r>
          </w:p>
        </w:tc>
        <w:tc>
          <w:tcPr>
            <w:tcW w:w="1498" w:type="dxa"/>
            <w:shd w:val="clear" w:color="auto" w:fill="D9D9D9" w:themeFill="background1" w:themeFillShade="D9"/>
          </w:tcPr>
          <w:p w:rsidR="00F20BAF" w:rsidRDefault="00941D1C">
            <w:pPr>
              <w:jc w:val="center"/>
              <w:rPr>
                <w:szCs w:val="18"/>
              </w:rPr>
            </w:pPr>
            <w:r>
              <w:rPr>
                <w:rFonts w:hint="eastAsia"/>
                <w:szCs w:val="18"/>
              </w:rPr>
              <w:t>动作</w:t>
            </w:r>
          </w:p>
        </w:tc>
        <w:tc>
          <w:tcPr>
            <w:tcW w:w="4304" w:type="dxa"/>
            <w:shd w:val="clear" w:color="auto" w:fill="D9D9D9" w:themeFill="background1" w:themeFillShade="D9"/>
          </w:tcPr>
          <w:p w:rsidR="00F20BAF" w:rsidRDefault="00941D1C">
            <w:pPr>
              <w:jc w:val="center"/>
              <w:rPr>
                <w:szCs w:val="18"/>
              </w:rPr>
            </w:pPr>
            <w:r>
              <w:rPr>
                <w:rFonts w:hint="eastAsia"/>
                <w:szCs w:val="18"/>
              </w:rPr>
              <w:t>交互</w:t>
            </w:r>
          </w:p>
        </w:tc>
      </w:tr>
      <w:tr w:rsidR="00F20BAF">
        <w:trPr>
          <w:trHeight w:val="265"/>
          <w:jc w:val="center"/>
        </w:trPr>
        <w:tc>
          <w:tcPr>
            <w:tcW w:w="1466" w:type="dxa"/>
          </w:tcPr>
          <w:p w:rsidR="00F20BAF" w:rsidRDefault="00941D1C">
            <w:pPr>
              <w:rPr>
                <w:szCs w:val="18"/>
              </w:rPr>
            </w:pPr>
            <w:r>
              <w:rPr>
                <w:rFonts w:hint="eastAsia"/>
                <w:szCs w:val="18"/>
              </w:rPr>
              <w:t>查询按钮</w:t>
            </w:r>
          </w:p>
        </w:tc>
        <w:tc>
          <w:tcPr>
            <w:tcW w:w="1460" w:type="dxa"/>
          </w:tcPr>
          <w:p w:rsidR="00F20BAF" w:rsidRDefault="00F20BAF">
            <w:pPr>
              <w:rPr>
                <w:szCs w:val="18"/>
              </w:rPr>
            </w:pPr>
          </w:p>
        </w:tc>
        <w:tc>
          <w:tcPr>
            <w:tcW w:w="1498" w:type="dxa"/>
          </w:tcPr>
          <w:p w:rsidR="00F20BAF" w:rsidRDefault="00941D1C">
            <w:pPr>
              <w:jc w:val="left"/>
              <w:rPr>
                <w:szCs w:val="18"/>
              </w:rPr>
            </w:pPr>
            <w:r>
              <w:rPr>
                <w:rFonts w:hint="eastAsia"/>
                <w:szCs w:val="18"/>
              </w:rPr>
              <w:t>点击</w:t>
            </w:r>
          </w:p>
        </w:tc>
        <w:tc>
          <w:tcPr>
            <w:tcW w:w="4304" w:type="dxa"/>
          </w:tcPr>
          <w:p w:rsidR="00F20BAF" w:rsidRDefault="00941D1C">
            <w:pPr>
              <w:pStyle w:val="12"/>
              <w:numPr>
                <w:ilvl w:val="0"/>
                <w:numId w:val="5"/>
              </w:numPr>
              <w:ind w:firstLineChars="0"/>
              <w:jc w:val="left"/>
              <w:rPr>
                <w:rFonts w:ascii="Arial" w:hAnsi="Arial" w:cs="Arial"/>
                <w:color w:val="FF0000"/>
              </w:rPr>
            </w:pPr>
            <w:r>
              <w:rPr>
                <w:rFonts w:ascii="Arial" w:hAnsi="Arial" w:cs="Arial" w:hint="eastAsia"/>
              </w:rPr>
              <w:t>没有查到内容，提示</w:t>
            </w:r>
            <w:r>
              <w:rPr>
                <w:rFonts w:ascii="Arial" w:hAnsi="Arial" w:cs="Arial" w:hint="eastAsia"/>
                <w:color w:val="FF0000"/>
              </w:rPr>
              <w:t>查询内容为空，请重新输入查询条件</w:t>
            </w:r>
          </w:p>
          <w:p w:rsidR="00F20BAF" w:rsidRDefault="00941D1C">
            <w:pPr>
              <w:pStyle w:val="12"/>
              <w:numPr>
                <w:ilvl w:val="0"/>
                <w:numId w:val="5"/>
              </w:numPr>
              <w:ind w:firstLineChars="0"/>
              <w:jc w:val="left"/>
              <w:rPr>
                <w:szCs w:val="18"/>
              </w:rPr>
            </w:pPr>
            <w:r>
              <w:rPr>
                <w:rFonts w:hint="eastAsia"/>
                <w:szCs w:val="18"/>
              </w:rPr>
              <w:t>当你在用产品名称查询时，是对所有的产品进行查询，此时的筛选条件为全部状态</w:t>
            </w:r>
          </w:p>
        </w:tc>
      </w:tr>
      <w:tr w:rsidR="00F20BAF">
        <w:trPr>
          <w:trHeight w:val="265"/>
          <w:jc w:val="center"/>
        </w:trPr>
        <w:tc>
          <w:tcPr>
            <w:tcW w:w="1466" w:type="dxa"/>
          </w:tcPr>
          <w:p w:rsidR="00F20BAF" w:rsidRDefault="00941D1C">
            <w:pPr>
              <w:rPr>
                <w:szCs w:val="18"/>
              </w:rPr>
            </w:pPr>
            <w:r>
              <w:rPr>
                <w:rFonts w:hint="eastAsia"/>
                <w:szCs w:val="18"/>
              </w:rPr>
              <w:t>重置</w:t>
            </w:r>
          </w:p>
        </w:tc>
        <w:tc>
          <w:tcPr>
            <w:tcW w:w="1460" w:type="dxa"/>
          </w:tcPr>
          <w:p w:rsidR="00F20BAF" w:rsidRDefault="00F20BAF">
            <w:pPr>
              <w:rPr>
                <w:szCs w:val="18"/>
              </w:rPr>
            </w:pPr>
          </w:p>
        </w:tc>
        <w:tc>
          <w:tcPr>
            <w:tcW w:w="1498" w:type="dxa"/>
          </w:tcPr>
          <w:p w:rsidR="00F20BAF" w:rsidRDefault="00941D1C">
            <w:pPr>
              <w:jc w:val="left"/>
              <w:rPr>
                <w:szCs w:val="18"/>
              </w:rPr>
            </w:pPr>
            <w:r>
              <w:rPr>
                <w:rFonts w:hint="eastAsia"/>
                <w:szCs w:val="18"/>
              </w:rPr>
              <w:t>点击</w:t>
            </w:r>
          </w:p>
        </w:tc>
        <w:tc>
          <w:tcPr>
            <w:tcW w:w="4304" w:type="dxa"/>
          </w:tcPr>
          <w:p w:rsidR="00F20BAF" w:rsidRDefault="00941D1C">
            <w:pPr>
              <w:pStyle w:val="12"/>
              <w:numPr>
                <w:ilvl w:val="0"/>
                <w:numId w:val="6"/>
              </w:numPr>
              <w:ind w:firstLineChars="0"/>
              <w:jc w:val="left"/>
              <w:rPr>
                <w:rFonts w:ascii="Arial" w:hAnsi="Arial" w:cs="Arial"/>
              </w:rPr>
            </w:pPr>
            <w:r>
              <w:rPr>
                <w:rFonts w:ascii="Arial" w:hAnsi="Arial" w:cs="Arial" w:hint="eastAsia"/>
              </w:rPr>
              <w:t>清除筛选条件的数据，筛选条件回到默认状态</w:t>
            </w:r>
          </w:p>
          <w:p w:rsidR="00F20BAF" w:rsidRDefault="00941D1C">
            <w:pPr>
              <w:pStyle w:val="12"/>
              <w:numPr>
                <w:ilvl w:val="0"/>
                <w:numId w:val="6"/>
              </w:numPr>
              <w:ind w:firstLineChars="0"/>
              <w:jc w:val="left"/>
              <w:rPr>
                <w:rFonts w:ascii="Arial" w:hAnsi="Arial" w:cs="Arial"/>
              </w:rPr>
            </w:pPr>
            <w:r>
              <w:rPr>
                <w:rFonts w:ascii="Arial" w:hAnsi="Arial" w:cs="Arial" w:hint="eastAsia"/>
              </w:rPr>
              <w:t>只清除筛选条件，不包含产品名称的搜索</w:t>
            </w:r>
          </w:p>
        </w:tc>
      </w:tr>
    </w:tbl>
    <w:p w:rsidR="00F20BAF" w:rsidRDefault="00941D1C">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5C260CA0" wp14:editId="3ABF31D6">
            <wp:extent cx="5943600" cy="47282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943600" cy="4728210"/>
                    </a:xfrm>
                    <a:prstGeom prst="rect">
                      <a:avLst/>
                    </a:prstGeom>
                  </pic:spPr>
                </pic:pic>
              </a:graphicData>
            </a:graphic>
          </wp:inline>
        </w:drawing>
      </w:r>
    </w:p>
    <w:p w:rsidR="00F20BAF" w:rsidRDefault="00941D1C">
      <w:pPr>
        <w:pStyle w:val="infoblue"/>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t>搜索相关</w:t>
      </w:r>
      <w:r>
        <w:rPr>
          <w:rFonts w:ascii="Arial" w:hAnsi="Arial" w:cs="Arial"/>
          <w:i w:val="0"/>
          <w:color w:val="FF0000"/>
        </w:rPr>
        <w:t>缺省：</w:t>
      </w:r>
    </w:p>
    <w:p w:rsidR="00F20BAF" w:rsidRDefault="00941D1C">
      <w:pPr>
        <w:pStyle w:val="infoblue"/>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t>产品分类</w:t>
      </w:r>
      <w:r>
        <w:rPr>
          <w:rFonts w:ascii="Arial" w:hAnsi="Arial" w:cs="Arial"/>
          <w:i w:val="0"/>
          <w:color w:val="FF0000"/>
        </w:rPr>
        <w:t>：不限</w:t>
      </w:r>
    </w:p>
    <w:p w:rsidR="00F20BAF" w:rsidRDefault="00941D1C">
      <w:pPr>
        <w:pStyle w:val="infoblue"/>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t>可用日期</w:t>
      </w:r>
      <w:r>
        <w:rPr>
          <w:rFonts w:ascii="Arial" w:hAnsi="Arial" w:cs="Arial"/>
          <w:i w:val="0"/>
          <w:color w:val="FF0000"/>
        </w:rPr>
        <w:t>：今日</w:t>
      </w:r>
    </w:p>
    <w:p w:rsidR="00F20BAF" w:rsidRDefault="00F20BAF">
      <w:pPr>
        <w:pStyle w:val="infoblue"/>
        <w:spacing w:before="0" w:beforeAutospacing="0" w:afterLines="50" w:after="156" w:afterAutospacing="0"/>
        <w:ind w:firstLineChars="0"/>
        <w:rPr>
          <w:rFonts w:ascii="Arial" w:hAnsi="Arial" w:cs="Arial"/>
          <w:i w:val="0"/>
          <w:color w:val="auto"/>
        </w:rPr>
      </w:pPr>
    </w:p>
    <w:p w:rsidR="00F20BAF" w:rsidRDefault="00F20BAF">
      <w:pPr>
        <w:pStyle w:val="infoblue"/>
        <w:spacing w:before="0" w:beforeAutospacing="0" w:afterLines="50" w:after="156" w:afterAutospacing="0"/>
        <w:ind w:firstLineChars="0"/>
        <w:rPr>
          <w:rFonts w:ascii="Arial" w:hAnsi="Arial" w:cs="Arial"/>
          <w:i w:val="0"/>
          <w:color w:val="auto"/>
        </w:rPr>
      </w:pPr>
    </w:p>
    <w:p w:rsidR="00F20BAF" w:rsidRDefault="00F20BAF">
      <w:pPr>
        <w:pStyle w:val="infoblue"/>
        <w:spacing w:before="0" w:beforeAutospacing="0" w:afterLines="50" w:after="156" w:afterAutospacing="0"/>
        <w:ind w:firstLineChars="0"/>
        <w:rPr>
          <w:rFonts w:ascii="Arial" w:hAnsi="Arial" w:cs="Arial"/>
          <w:i w:val="0"/>
          <w:color w:val="auto"/>
        </w:rPr>
      </w:pPr>
    </w:p>
    <w:p w:rsidR="00F20BAF" w:rsidRDefault="00941D1C">
      <w:pPr>
        <w:pStyle w:val="4"/>
        <w:ind w:leftChars="135" w:left="283"/>
      </w:pPr>
      <w:bookmarkStart w:id="22" w:name="_Toc32586"/>
      <w:r>
        <w:rPr>
          <w:rFonts w:hint="eastAsia"/>
        </w:rPr>
        <w:lastRenderedPageBreak/>
        <w:t>产品详情</w:t>
      </w:r>
      <w:bookmarkEnd w:id="22"/>
      <w:r w:rsidR="007E1FC8">
        <w:rPr>
          <w:rFonts w:hint="eastAsia"/>
        </w:rPr>
        <w:t>（除特产之外的产品详情页）</w:t>
      </w:r>
    </w:p>
    <w:p w:rsidR="00F20BAF" w:rsidRDefault="00941D1C">
      <w:r>
        <w:rPr>
          <w:noProof/>
        </w:rPr>
        <w:drawing>
          <wp:inline distT="0" distB="0" distL="0" distR="0" wp14:anchorId="53E7C52B" wp14:editId="7D83E812">
            <wp:extent cx="5943600" cy="58394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943600" cy="5839460"/>
                    </a:xfrm>
                    <a:prstGeom prst="rect">
                      <a:avLst/>
                    </a:prstGeom>
                  </pic:spPr>
                </pic:pic>
              </a:graphicData>
            </a:graphic>
          </wp:inline>
        </w:drawing>
      </w:r>
    </w:p>
    <w:p w:rsidR="00F20BAF" w:rsidRDefault="00941D1C">
      <w:pPr>
        <w:spacing w:afterLines="50" w:after="156"/>
        <w:rPr>
          <w:rFonts w:ascii="Arial" w:hAnsi="Arial" w:cs="Arial"/>
          <w:b/>
        </w:rPr>
      </w:pPr>
      <w:r>
        <w:rPr>
          <w:rFonts w:ascii="Arial" w:hAnsi="Arial" w:cs="Arial"/>
          <w:b/>
        </w:rPr>
        <w:t>用户场景：</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、用户在旅游产品</w:t>
      </w:r>
      <w:r>
        <w:rPr>
          <w:rFonts w:ascii="Arial" w:hAnsi="Arial" w:cs="Arial"/>
          <w:i w:val="0"/>
          <w:color w:val="auto"/>
        </w:rPr>
        <w:t>列表页面点击</w:t>
      </w:r>
      <w:r>
        <w:rPr>
          <w:rFonts w:ascii="Arial" w:hAnsi="Arial" w:cs="Arial" w:hint="eastAsia"/>
          <w:i w:val="0"/>
          <w:color w:val="auto"/>
        </w:rPr>
        <w:t>其中</w:t>
      </w:r>
      <w:r>
        <w:rPr>
          <w:rFonts w:ascii="Arial" w:hAnsi="Arial" w:cs="Arial"/>
          <w:i w:val="0"/>
          <w:color w:val="auto"/>
        </w:rPr>
        <w:t>一个</w:t>
      </w:r>
      <w:r>
        <w:rPr>
          <w:rFonts w:ascii="Arial" w:hAnsi="Arial" w:cs="Arial" w:hint="eastAsia"/>
          <w:i w:val="0"/>
          <w:color w:val="auto"/>
        </w:rPr>
        <w:t>产品</w:t>
      </w:r>
      <w:r>
        <w:rPr>
          <w:rFonts w:ascii="Arial" w:hAnsi="Arial" w:cs="Arial"/>
          <w:i w:val="0"/>
          <w:color w:val="auto"/>
        </w:rPr>
        <w:t>进入</w:t>
      </w:r>
      <w:r>
        <w:rPr>
          <w:rFonts w:ascii="Arial" w:hAnsi="Arial" w:cs="Arial" w:hint="eastAsia"/>
          <w:i w:val="0"/>
          <w:color w:val="auto"/>
        </w:rPr>
        <w:t>该</w:t>
      </w:r>
      <w:r>
        <w:rPr>
          <w:rFonts w:ascii="Arial" w:hAnsi="Arial" w:cs="Arial"/>
          <w:i w:val="0"/>
          <w:color w:val="auto"/>
        </w:rPr>
        <w:t>详情页</w:t>
      </w:r>
    </w:p>
    <w:p w:rsidR="00F20BAF" w:rsidRDefault="00941D1C">
      <w:pPr>
        <w:spacing w:afterLines="50" w:after="156"/>
        <w:rPr>
          <w:rFonts w:ascii="Arial" w:hAnsi="Arial" w:cs="Arial"/>
          <w:b/>
        </w:rPr>
      </w:pPr>
      <w:r>
        <w:rPr>
          <w:rFonts w:ascii="Arial" w:hAnsi="Arial" w:cs="Arial"/>
          <w:b/>
        </w:rPr>
        <w:t>输入</w:t>
      </w:r>
      <w:r>
        <w:rPr>
          <w:rFonts w:ascii="Arial" w:hAnsi="Arial" w:cs="Arial"/>
          <w:b/>
        </w:rPr>
        <w:t>\</w:t>
      </w:r>
      <w:r>
        <w:rPr>
          <w:rFonts w:ascii="Arial" w:hAnsi="Arial" w:cs="Arial"/>
          <w:b/>
        </w:rPr>
        <w:t>前置条件：</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hint="eastAsia"/>
          <w:i w:val="0"/>
          <w:color w:val="000000" w:themeColor="text1"/>
        </w:rPr>
        <w:t>1</w:t>
      </w:r>
      <w:r>
        <w:rPr>
          <w:rFonts w:ascii="Arial" w:hAnsi="Arial" w:cs="Arial" w:hint="eastAsia"/>
          <w:i w:val="0"/>
          <w:color w:val="000000" w:themeColor="text1"/>
        </w:rPr>
        <w:t>、用户必须</w:t>
      </w:r>
      <w:r>
        <w:rPr>
          <w:rFonts w:ascii="Arial" w:hAnsi="Arial" w:cs="Arial"/>
          <w:i w:val="0"/>
          <w:color w:val="000000" w:themeColor="text1"/>
        </w:rPr>
        <w:t>处于</w:t>
      </w:r>
      <w:r>
        <w:rPr>
          <w:rFonts w:ascii="Arial" w:hAnsi="Arial" w:cs="Arial" w:hint="eastAsia"/>
          <w:i w:val="0"/>
          <w:color w:val="000000" w:themeColor="text1"/>
        </w:rPr>
        <w:t>登录</w:t>
      </w:r>
      <w:r>
        <w:rPr>
          <w:rFonts w:ascii="Arial" w:hAnsi="Arial" w:cs="Arial"/>
          <w:i w:val="0"/>
          <w:color w:val="000000" w:themeColor="text1"/>
        </w:rPr>
        <w:t>状态</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i w:val="0"/>
          <w:color w:val="000000" w:themeColor="text1"/>
        </w:rPr>
        <w:t>2</w:t>
      </w:r>
      <w:r>
        <w:rPr>
          <w:rFonts w:ascii="Arial" w:hAnsi="Arial" w:cs="Arial" w:hint="eastAsia"/>
          <w:i w:val="0"/>
          <w:color w:val="000000" w:themeColor="text1"/>
        </w:rPr>
        <w:t>、</w:t>
      </w:r>
      <w:r>
        <w:rPr>
          <w:rFonts w:ascii="Arial" w:hAnsi="Arial" w:cs="Arial"/>
          <w:i w:val="0"/>
          <w:color w:val="000000" w:themeColor="text1"/>
        </w:rPr>
        <w:t>用户</w:t>
      </w:r>
      <w:r>
        <w:rPr>
          <w:rFonts w:ascii="Arial" w:hAnsi="Arial" w:cs="Arial" w:hint="eastAsia"/>
          <w:i w:val="0"/>
          <w:color w:val="000000" w:themeColor="text1"/>
        </w:rPr>
        <w:t>拥有购买</w:t>
      </w:r>
      <w:r>
        <w:rPr>
          <w:rFonts w:ascii="Arial" w:hAnsi="Arial" w:cs="Arial"/>
          <w:i w:val="0"/>
          <w:color w:val="000000" w:themeColor="text1"/>
        </w:rPr>
        <w:t>权限</w:t>
      </w:r>
    </w:p>
    <w:p w:rsidR="00F20BAF" w:rsidRDefault="00941D1C">
      <w:pPr>
        <w:spacing w:afterLines="50" w:after="156"/>
        <w:rPr>
          <w:rFonts w:ascii="Arial" w:hAnsi="Arial" w:cs="Arial"/>
          <w:b/>
        </w:rPr>
      </w:pPr>
      <w:r>
        <w:rPr>
          <w:rFonts w:ascii="Arial" w:hAnsi="Arial" w:cs="Arial"/>
          <w:b/>
        </w:rPr>
        <w:t>需求描述：</w:t>
      </w:r>
    </w:p>
    <w:p w:rsidR="00F20BAF" w:rsidRDefault="00941D1C">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三部分展示，分别是：产品出游信息，更多</w:t>
      </w:r>
      <w:proofErr w:type="gramStart"/>
      <w:r>
        <w:rPr>
          <w:rFonts w:ascii="Arial" w:hAnsi="Arial" w:cs="Arial" w:hint="eastAsia"/>
          <w:i w:val="0"/>
          <w:color w:val="auto"/>
        </w:rPr>
        <w:t>精彩访问</w:t>
      </w:r>
      <w:r>
        <w:rPr>
          <w:rFonts w:ascii="Arial" w:hAnsi="Arial" w:cs="Arial" w:hint="eastAsia"/>
          <w:i w:val="0"/>
          <w:color w:val="auto"/>
        </w:rPr>
        <w:t>(</w:t>
      </w:r>
      <w:r>
        <w:rPr>
          <w:rFonts w:ascii="Arial" w:hAnsi="Arial" w:cs="Arial" w:hint="eastAsia"/>
          <w:i w:val="0"/>
          <w:color w:val="auto"/>
        </w:rPr>
        <w:t>外链</w:t>
      </w:r>
      <w:proofErr w:type="gramEnd"/>
      <w:r>
        <w:rPr>
          <w:rFonts w:ascii="Arial" w:hAnsi="Arial" w:cs="Arial" w:hint="eastAsia"/>
          <w:i w:val="0"/>
          <w:color w:val="auto"/>
        </w:rPr>
        <w:t>的</w:t>
      </w:r>
      <w:r>
        <w:rPr>
          <w:rFonts w:ascii="Arial" w:hAnsi="Arial" w:cs="Arial" w:hint="eastAsia"/>
          <w:i w:val="0"/>
          <w:color w:val="auto"/>
        </w:rPr>
        <w:t>URL)</w:t>
      </w:r>
      <w:r>
        <w:rPr>
          <w:rFonts w:ascii="Arial" w:hAnsi="Arial" w:cs="Arial" w:hint="eastAsia"/>
          <w:i w:val="0"/>
          <w:color w:val="auto"/>
        </w:rPr>
        <w:t>，产品详情介绍。</w:t>
      </w:r>
    </w:p>
    <w:p w:rsidR="00F20BAF" w:rsidRDefault="00941D1C">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左侧焦点图</w:t>
      </w:r>
      <w:r>
        <w:rPr>
          <w:rFonts w:ascii="Arial" w:hAnsi="Arial" w:cs="Arial" w:hint="eastAsia"/>
          <w:i w:val="0"/>
          <w:color w:val="auto"/>
        </w:rPr>
        <w:t>5</w:t>
      </w:r>
      <w:r>
        <w:rPr>
          <w:rFonts w:ascii="Arial" w:hAnsi="Arial" w:cs="Arial" w:hint="eastAsia"/>
          <w:i w:val="0"/>
          <w:color w:val="auto"/>
        </w:rPr>
        <w:t>张上限循环轮播，</w:t>
      </w:r>
      <w:r>
        <w:rPr>
          <w:rFonts w:ascii="Arial" w:hAnsi="Arial" w:cs="Arial" w:hint="eastAsia"/>
          <w:i w:val="0"/>
          <w:color w:val="auto"/>
        </w:rPr>
        <w:t>5</w:t>
      </w:r>
      <w:r>
        <w:rPr>
          <w:rFonts w:ascii="Arial" w:hAnsi="Arial" w:cs="Arial" w:hint="eastAsia"/>
          <w:i w:val="0"/>
          <w:color w:val="auto"/>
        </w:rPr>
        <w:t>秒为一张图片的展示时间，大图片高度</w:t>
      </w:r>
      <w:r>
        <w:rPr>
          <w:rFonts w:ascii="Arial" w:hAnsi="Arial" w:cs="Arial" w:hint="eastAsia"/>
          <w:i w:val="0"/>
          <w:color w:val="auto"/>
        </w:rPr>
        <w:t xml:space="preserve">400px </w:t>
      </w:r>
    </w:p>
    <w:p w:rsidR="00F20BAF" w:rsidRDefault="00941D1C">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右侧是可用日期展示，供用户浏览每天所有参数的价格</w:t>
      </w:r>
    </w:p>
    <w:p w:rsidR="00F20BAF" w:rsidRDefault="00941D1C">
      <w:pPr>
        <w:pStyle w:val="infoblue"/>
        <w:numPr>
          <w:ilvl w:val="0"/>
          <w:numId w:val="7"/>
        </w:numPr>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lastRenderedPageBreak/>
        <w:t>日期控件：历史日期全</w:t>
      </w:r>
      <w:proofErr w:type="gramStart"/>
      <w:r>
        <w:rPr>
          <w:rFonts w:ascii="Arial" w:hAnsi="Arial" w:cs="Arial" w:hint="eastAsia"/>
          <w:i w:val="0"/>
          <w:color w:val="FF0000"/>
        </w:rPr>
        <w:t>部</w:t>
      </w:r>
      <w:r>
        <w:rPr>
          <w:rFonts w:ascii="Arial" w:hAnsi="Arial" w:cs="Arial"/>
          <w:i w:val="0"/>
          <w:color w:val="FF0000"/>
        </w:rPr>
        <w:t>置</w:t>
      </w:r>
      <w:proofErr w:type="gramEnd"/>
      <w:r>
        <w:rPr>
          <w:rFonts w:ascii="Arial" w:hAnsi="Arial" w:cs="Arial"/>
          <w:i w:val="0"/>
          <w:color w:val="FF0000"/>
        </w:rPr>
        <w:t>灰。未来</w:t>
      </w:r>
      <w:r>
        <w:rPr>
          <w:rFonts w:ascii="Arial" w:hAnsi="Arial" w:cs="Arial" w:hint="eastAsia"/>
          <w:i w:val="0"/>
          <w:color w:val="FF0000"/>
        </w:rPr>
        <w:t>日期</w:t>
      </w:r>
      <w:r>
        <w:rPr>
          <w:rFonts w:ascii="Arial" w:hAnsi="Arial" w:cs="Arial"/>
          <w:i w:val="0"/>
          <w:color w:val="FF0000"/>
        </w:rPr>
        <w:t>根据提前预定天数限制控制置灰。</w:t>
      </w:r>
      <w:r>
        <w:rPr>
          <w:rFonts w:ascii="Arial" w:hAnsi="Arial" w:cs="Arial" w:hint="eastAsia"/>
          <w:i w:val="0"/>
          <w:color w:val="FF0000"/>
        </w:rPr>
        <w:t xml:space="preserve"> </w:t>
      </w:r>
      <w:r>
        <w:rPr>
          <w:rFonts w:ascii="Arial" w:hAnsi="Arial" w:cs="Arial" w:hint="eastAsia"/>
          <w:i w:val="0"/>
          <w:color w:val="FF0000"/>
        </w:rPr>
        <w:t>可以预定</w:t>
      </w:r>
      <w:r>
        <w:rPr>
          <w:rFonts w:ascii="Arial" w:hAnsi="Arial" w:cs="Arial"/>
          <w:i w:val="0"/>
          <w:color w:val="FF0000"/>
        </w:rPr>
        <w:t>的日期</w:t>
      </w:r>
      <w:r>
        <w:rPr>
          <w:rFonts w:ascii="Arial" w:hAnsi="Arial" w:cs="Arial" w:hint="eastAsia"/>
          <w:i w:val="0"/>
          <w:color w:val="FF0000"/>
        </w:rPr>
        <w:t xml:space="preserve"> </w:t>
      </w:r>
      <w:r>
        <w:rPr>
          <w:rFonts w:ascii="Arial" w:hAnsi="Arial" w:cs="Arial" w:hint="eastAsia"/>
          <w:i w:val="0"/>
          <w:color w:val="FF0000"/>
        </w:rPr>
        <w:t>鼠标</w:t>
      </w:r>
      <w:r>
        <w:rPr>
          <w:rFonts w:ascii="Arial" w:hAnsi="Arial" w:cs="Arial"/>
          <w:i w:val="0"/>
          <w:color w:val="FF0000"/>
        </w:rPr>
        <w:t>移入需要</w:t>
      </w:r>
      <w:r>
        <w:rPr>
          <w:rFonts w:ascii="Arial" w:hAnsi="Arial" w:cs="Arial" w:hint="eastAsia"/>
          <w:i w:val="0"/>
          <w:color w:val="FF0000"/>
        </w:rPr>
        <w:t>浮层</w:t>
      </w:r>
      <w:r>
        <w:rPr>
          <w:rFonts w:ascii="Arial" w:hAnsi="Arial" w:cs="Arial"/>
          <w:i w:val="0"/>
          <w:color w:val="FF0000"/>
        </w:rPr>
        <w:t>展示各</w:t>
      </w:r>
      <w:r>
        <w:rPr>
          <w:rFonts w:ascii="Arial" w:hAnsi="Arial" w:cs="Arial" w:hint="eastAsia"/>
          <w:i w:val="0"/>
          <w:color w:val="FF0000"/>
        </w:rPr>
        <w:t>参赛</w:t>
      </w:r>
      <w:r>
        <w:rPr>
          <w:rFonts w:ascii="Arial" w:hAnsi="Arial" w:cs="Arial"/>
          <w:i w:val="0"/>
          <w:color w:val="FF0000"/>
        </w:rPr>
        <w:t>价格</w:t>
      </w:r>
    </w:p>
    <w:p w:rsidR="00F20BAF" w:rsidRDefault="00F20BAF">
      <w:pPr>
        <w:pStyle w:val="infoblue"/>
        <w:numPr>
          <w:ilvl w:val="0"/>
          <w:numId w:val="7"/>
        </w:numPr>
        <w:spacing w:before="0" w:beforeAutospacing="0" w:afterLines="50" w:after="156" w:afterAutospacing="0"/>
        <w:ind w:firstLineChars="0"/>
        <w:rPr>
          <w:rFonts w:ascii="Arial" w:hAnsi="Arial" w:cs="Arial"/>
          <w:i w:val="0"/>
          <w:color w:val="FF0000"/>
        </w:rPr>
      </w:pPr>
    </w:p>
    <w:p w:rsidR="00F20BAF" w:rsidRDefault="00941D1C">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日期控件里的价格：</w:t>
      </w:r>
    </w:p>
    <w:p w:rsidR="00F20BAF" w:rsidRDefault="00941D1C">
      <w:pPr>
        <w:pStyle w:val="infoblue"/>
        <w:spacing w:before="0" w:beforeAutospacing="0" w:afterLines="50" w:after="156" w:afterAutospacing="0"/>
        <w:ind w:left="1140" w:firstLineChars="0" w:firstLine="0"/>
        <w:rPr>
          <w:rFonts w:asciiTheme="minorEastAsia" w:eastAsiaTheme="minorEastAsia" w:hAnsiTheme="minorEastAsia" w:cs="Arial"/>
          <w:i w:val="0"/>
          <w:color w:val="auto"/>
        </w:rPr>
      </w:pPr>
      <w:r>
        <w:rPr>
          <w:rFonts w:asciiTheme="minorEastAsia" w:eastAsiaTheme="minorEastAsia" w:hAnsiTheme="minorEastAsia" w:hint="eastAsia"/>
          <w:i w:val="0"/>
          <w:color w:val="000000"/>
          <w:szCs w:val="21"/>
          <w:shd w:val="clear" w:color="auto" w:fill="FFFFFF"/>
        </w:rPr>
        <w:t xml:space="preserve">a) </w:t>
      </w:r>
      <w:proofErr w:type="gramStart"/>
      <w:r>
        <w:rPr>
          <w:rFonts w:asciiTheme="minorEastAsia" w:eastAsiaTheme="minorEastAsia" w:hAnsiTheme="minorEastAsia" w:hint="eastAsia"/>
          <w:i w:val="0"/>
          <w:color w:val="000000"/>
          <w:szCs w:val="21"/>
          <w:shd w:val="clear" w:color="auto" w:fill="FFFFFF"/>
        </w:rPr>
        <w:t>产品库只提供</w:t>
      </w:r>
      <w:proofErr w:type="gramEnd"/>
      <w:r>
        <w:rPr>
          <w:rFonts w:asciiTheme="minorEastAsia" w:eastAsiaTheme="minorEastAsia" w:hAnsiTheme="minorEastAsia" w:hint="eastAsia"/>
          <w:i w:val="0"/>
          <w:color w:val="000000"/>
          <w:szCs w:val="21"/>
          <w:shd w:val="clear" w:color="auto" w:fill="FFFFFF"/>
        </w:rPr>
        <w:t>一个</w:t>
      </w:r>
      <w:r>
        <w:rPr>
          <w:rFonts w:ascii="Arial" w:hAnsi="Arial" w:cs="Arial" w:hint="eastAsia"/>
          <w:i w:val="0"/>
          <w:color w:val="auto"/>
        </w:rPr>
        <w:t>下单价为显示节点</w:t>
      </w:r>
      <w:r>
        <w:rPr>
          <w:rFonts w:asciiTheme="minorEastAsia" w:eastAsiaTheme="minorEastAsia" w:hAnsiTheme="minorEastAsia" w:hint="eastAsia"/>
          <w:i w:val="0"/>
          <w:color w:val="000000"/>
          <w:szCs w:val="21"/>
          <w:shd w:val="clear" w:color="auto" w:fill="FFFFFF"/>
        </w:rPr>
        <w:t>，日期控件直接显示；</w:t>
      </w:r>
    </w:p>
    <w:p w:rsidR="00F20BAF" w:rsidRDefault="00941D1C">
      <w:pPr>
        <w:pStyle w:val="infoblue"/>
        <w:spacing w:before="0" w:beforeAutospacing="0" w:afterLines="50" w:after="156" w:afterAutospacing="0"/>
        <w:ind w:firstLineChars="545" w:firstLine="1144"/>
        <w:rPr>
          <w:rFonts w:asciiTheme="minorEastAsia" w:eastAsiaTheme="minorEastAsia" w:hAnsiTheme="minorEastAsia"/>
          <w:i w:val="0"/>
          <w:color w:val="000000"/>
          <w:szCs w:val="21"/>
          <w:shd w:val="clear" w:color="auto" w:fill="FFFFFF"/>
        </w:rPr>
      </w:pPr>
      <w:r>
        <w:rPr>
          <w:rFonts w:asciiTheme="minorEastAsia" w:eastAsiaTheme="minorEastAsia" w:hAnsiTheme="minorEastAsia" w:hint="eastAsia"/>
          <w:i w:val="0"/>
          <w:color w:val="000000"/>
          <w:szCs w:val="21"/>
          <w:shd w:val="clear" w:color="auto" w:fill="FFFFFF"/>
        </w:rPr>
        <w:t>b) 产品</w:t>
      </w:r>
      <w:proofErr w:type="gramStart"/>
      <w:r>
        <w:rPr>
          <w:rFonts w:asciiTheme="minorEastAsia" w:eastAsiaTheme="minorEastAsia" w:hAnsiTheme="minorEastAsia" w:hint="eastAsia"/>
          <w:i w:val="0"/>
          <w:color w:val="000000"/>
          <w:szCs w:val="21"/>
          <w:shd w:val="clear" w:color="auto" w:fill="FFFFFF"/>
        </w:rPr>
        <w:t>库提供</w:t>
      </w:r>
      <w:proofErr w:type="gramEnd"/>
      <w:r>
        <w:rPr>
          <w:rFonts w:asciiTheme="minorEastAsia" w:eastAsiaTheme="minorEastAsia" w:hAnsiTheme="minorEastAsia" w:hint="eastAsia"/>
          <w:i w:val="0"/>
          <w:color w:val="000000"/>
          <w:szCs w:val="21"/>
          <w:shd w:val="clear" w:color="auto" w:fill="FFFFFF"/>
        </w:rPr>
        <w:t>多个</w:t>
      </w:r>
      <w:r>
        <w:rPr>
          <w:rFonts w:ascii="Arial" w:hAnsi="Arial" w:cs="Arial" w:hint="eastAsia"/>
          <w:i w:val="0"/>
          <w:color w:val="auto"/>
        </w:rPr>
        <w:t>下单价为显示节点</w:t>
      </w:r>
      <w:r>
        <w:rPr>
          <w:rFonts w:asciiTheme="minorEastAsia" w:eastAsiaTheme="minorEastAsia" w:hAnsiTheme="minorEastAsia" w:hint="eastAsia"/>
          <w:i w:val="0"/>
          <w:color w:val="000000"/>
          <w:szCs w:val="21"/>
          <w:shd w:val="clear" w:color="auto" w:fill="FFFFFF"/>
        </w:rPr>
        <w:t>，日期控件显示最小值+</w:t>
      </w:r>
      <w:r>
        <w:rPr>
          <w:rFonts w:asciiTheme="minorEastAsia" w:eastAsiaTheme="minorEastAsia" w:hAnsiTheme="minorEastAsia"/>
          <w:i w:val="0"/>
          <w:color w:val="000000"/>
          <w:szCs w:val="21"/>
          <w:shd w:val="clear" w:color="auto" w:fill="FFFFFF"/>
        </w:rPr>
        <w:t xml:space="preserve"> </w:t>
      </w:r>
      <w:r>
        <w:rPr>
          <w:rFonts w:asciiTheme="minorEastAsia" w:eastAsiaTheme="minorEastAsia" w:hAnsiTheme="minorEastAsia" w:hint="eastAsia"/>
          <w:i w:val="0"/>
          <w:color w:val="000000"/>
          <w:szCs w:val="21"/>
          <w:shd w:val="clear" w:color="auto" w:fill="FFFFFF"/>
        </w:rPr>
        <w:t>起 （同</w:t>
      </w:r>
      <w:r>
        <w:rPr>
          <w:rFonts w:asciiTheme="minorEastAsia" w:eastAsiaTheme="minorEastAsia" w:hAnsiTheme="minorEastAsia"/>
          <w:i w:val="0"/>
          <w:color w:val="000000"/>
          <w:szCs w:val="21"/>
          <w:shd w:val="clear" w:color="auto" w:fill="FFFFFF"/>
        </w:rPr>
        <w:t>列表页）</w:t>
      </w:r>
    </w:p>
    <w:p w:rsidR="00F20BAF" w:rsidRDefault="00941D1C">
      <w:pPr>
        <w:pStyle w:val="infoblue"/>
        <w:spacing w:before="0" w:beforeAutospacing="0" w:afterLines="50" w:after="156" w:afterAutospacing="0"/>
        <w:ind w:firstLineChars="95" w:firstLine="199"/>
        <w:rPr>
          <w:rFonts w:asciiTheme="minorEastAsia" w:eastAsiaTheme="minorEastAsia" w:hAnsiTheme="minorEastAsia"/>
          <w:i w:val="0"/>
          <w:color w:val="FF0000"/>
          <w:szCs w:val="21"/>
          <w:shd w:val="clear" w:color="auto" w:fill="FFFFFF"/>
        </w:rPr>
      </w:pPr>
      <w:r>
        <w:rPr>
          <w:rFonts w:asciiTheme="minorEastAsia" w:eastAsiaTheme="minorEastAsia" w:hAnsiTheme="minorEastAsia" w:hint="eastAsia"/>
          <w:i w:val="0"/>
          <w:color w:val="000000"/>
          <w:szCs w:val="21"/>
          <w:shd w:val="clear" w:color="auto" w:fill="FFFFFF"/>
        </w:rPr>
        <w:t xml:space="preserve">  6、 </w:t>
      </w:r>
      <w:r>
        <w:rPr>
          <w:rFonts w:asciiTheme="minorEastAsia" w:eastAsiaTheme="minorEastAsia" w:hAnsiTheme="minorEastAsia" w:hint="eastAsia"/>
          <w:i w:val="0"/>
          <w:color w:val="FF0000"/>
          <w:szCs w:val="21"/>
          <w:shd w:val="clear" w:color="auto" w:fill="FFFFFF"/>
        </w:rPr>
        <w:t>可用日期只显示以当天日期在内的最近90天的日期</w:t>
      </w:r>
    </w:p>
    <w:p w:rsidR="00F20BAF" w:rsidRDefault="00941D1C">
      <w:pPr>
        <w:pStyle w:val="5"/>
        <w:numPr>
          <w:ilvl w:val="0"/>
          <w:numId w:val="0"/>
        </w:numPr>
      </w:pPr>
      <w:bookmarkStart w:id="23" w:name="_Toc14866"/>
      <w:r>
        <w:rPr>
          <w:rFonts w:hint="eastAsia"/>
        </w:rPr>
        <w:t>提前预定</w:t>
      </w:r>
      <w:r>
        <w:t>天数限制说明：</w:t>
      </w:r>
      <w:bookmarkEnd w:id="23"/>
    </w:p>
    <w:p w:rsidR="00F20BAF" w:rsidRDefault="00941D1C">
      <w:pPr>
        <w:pStyle w:val="infoblue"/>
        <w:spacing w:before="0" w:beforeAutospacing="0" w:afterLines="50" w:after="156" w:afterAutospacing="0"/>
        <w:ind w:firstLineChars="95" w:firstLine="199"/>
        <w:rPr>
          <w:rFonts w:asciiTheme="minorEastAsia" w:eastAsiaTheme="minorEastAsia" w:hAnsiTheme="minorEastAsia"/>
          <w:i w:val="0"/>
          <w:color w:val="FF0000"/>
          <w:szCs w:val="21"/>
          <w:shd w:val="clear" w:color="auto" w:fill="FFFFFF"/>
        </w:rPr>
      </w:pPr>
      <w:r>
        <w:rPr>
          <w:rFonts w:asciiTheme="minorEastAsia" w:eastAsiaTheme="minorEastAsia" w:hAnsiTheme="minorEastAsia" w:hint="eastAsia"/>
          <w:i w:val="0"/>
          <w:color w:val="FF0000"/>
          <w:szCs w:val="21"/>
          <w:shd w:val="clear" w:color="auto" w:fill="FFFFFF"/>
        </w:rPr>
        <w:t xml:space="preserve">   如果</w:t>
      </w:r>
      <w:r>
        <w:rPr>
          <w:rFonts w:asciiTheme="minorEastAsia" w:eastAsiaTheme="minorEastAsia" w:hAnsiTheme="minorEastAsia"/>
          <w:i w:val="0"/>
          <w:color w:val="FF0000"/>
          <w:szCs w:val="21"/>
          <w:shd w:val="clear" w:color="auto" w:fill="FFFFFF"/>
        </w:rPr>
        <w:t>产品本身</w:t>
      </w:r>
      <w:r>
        <w:rPr>
          <w:rFonts w:asciiTheme="minorEastAsia" w:eastAsiaTheme="minorEastAsia" w:hAnsiTheme="minorEastAsia" w:hint="eastAsia"/>
          <w:i w:val="0"/>
          <w:color w:val="FF0000"/>
          <w:szCs w:val="21"/>
          <w:shd w:val="clear" w:color="auto" w:fill="FFFFFF"/>
        </w:rPr>
        <w:t xml:space="preserve"> 设置</w:t>
      </w:r>
      <w:r>
        <w:rPr>
          <w:rFonts w:asciiTheme="minorEastAsia" w:eastAsiaTheme="minorEastAsia" w:hAnsiTheme="minorEastAsia"/>
          <w:i w:val="0"/>
          <w:color w:val="FF0000"/>
          <w:szCs w:val="21"/>
          <w:shd w:val="clear" w:color="auto" w:fill="FFFFFF"/>
        </w:rPr>
        <w:t>有</w:t>
      </w:r>
      <w:r>
        <w:rPr>
          <w:rFonts w:asciiTheme="minorEastAsia" w:eastAsiaTheme="minorEastAsia" w:hAnsiTheme="minorEastAsia" w:hint="eastAsia"/>
          <w:i w:val="0"/>
          <w:color w:val="FF0000"/>
          <w:szCs w:val="21"/>
          <w:shd w:val="clear" w:color="auto" w:fill="FFFFFF"/>
        </w:rPr>
        <w:t xml:space="preserve"> 最小</w:t>
      </w:r>
      <w:r>
        <w:rPr>
          <w:rFonts w:asciiTheme="minorEastAsia" w:eastAsiaTheme="minorEastAsia" w:hAnsiTheme="minorEastAsia"/>
          <w:i w:val="0"/>
          <w:color w:val="FF0000"/>
          <w:szCs w:val="21"/>
          <w:shd w:val="clear" w:color="auto" w:fill="FFFFFF"/>
        </w:rPr>
        <w:t>提前预定时间限制（</w:t>
      </w:r>
      <w:r>
        <w:rPr>
          <w:rFonts w:asciiTheme="minorEastAsia" w:eastAsiaTheme="minorEastAsia" w:hAnsiTheme="minorEastAsia" w:hint="eastAsia"/>
          <w:i w:val="0"/>
          <w:color w:val="FF0000"/>
          <w:szCs w:val="21"/>
          <w:shd w:val="clear" w:color="auto" w:fill="FFFFFF"/>
        </w:rPr>
        <w:t>以出游/入住时间为参照，提前</w:t>
      </w:r>
      <w:r>
        <w:rPr>
          <w:rFonts w:asciiTheme="minorEastAsia" w:eastAsiaTheme="minorEastAsia" w:hAnsiTheme="minorEastAsia"/>
          <w:i w:val="0"/>
          <w:color w:val="FF0000"/>
          <w:szCs w:val="21"/>
          <w:shd w:val="clear" w:color="auto" w:fill="FFFFFF"/>
        </w:rPr>
        <w:t>N天M点）</w:t>
      </w:r>
      <w:r>
        <w:rPr>
          <w:rFonts w:asciiTheme="minorEastAsia" w:eastAsiaTheme="minorEastAsia" w:hAnsiTheme="minorEastAsia" w:hint="eastAsia"/>
          <w:i w:val="0"/>
          <w:color w:val="FF0000"/>
          <w:szCs w:val="21"/>
          <w:shd w:val="clear" w:color="auto" w:fill="FFFFFF"/>
        </w:rPr>
        <w:t>那么</w:t>
      </w:r>
      <w:r>
        <w:rPr>
          <w:rFonts w:asciiTheme="minorEastAsia" w:eastAsiaTheme="minorEastAsia" w:hAnsiTheme="minorEastAsia"/>
          <w:i w:val="0"/>
          <w:color w:val="FF0000"/>
          <w:szCs w:val="21"/>
          <w:shd w:val="clear" w:color="auto" w:fill="FFFFFF"/>
        </w:rPr>
        <w:t>这里也需要</w:t>
      </w:r>
      <w:proofErr w:type="gramStart"/>
      <w:r>
        <w:rPr>
          <w:rFonts w:asciiTheme="minorEastAsia" w:eastAsiaTheme="minorEastAsia" w:hAnsiTheme="minorEastAsia"/>
          <w:i w:val="0"/>
          <w:color w:val="FF0000"/>
          <w:szCs w:val="21"/>
          <w:shd w:val="clear" w:color="auto" w:fill="FFFFFF"/>
        </w:rPr>
        <w:t>做对</w:t>
      </w:r>
      <w:proofErr w:type="gramEnd"/>
      <w:r>
        <w:rPr>
          <w:rFonts w:asciiTheme="minorEastAsia" w:eastAsiaTheme="minorEastAsia" w:hAnsiTheme="minorEastAsia"/>
          <w:i w:val="0"/>
          <w:color w:val="FF0000"/>
          <w:szCs w:val="21"/>
          <w:shd w:val="clear" w:color="auto" w:fill="FFFFFF"/>
        </w:rPr>
        <w:t>应限制。</w:t>
      </w:r>
    </w:p>
    <w:p w:rsidR="00F20BAF" w:rsidRDefault="00941D1C">
      <w:pPr>
        <w:pStyle w:val="infoblue"/>
        <w:spacing w:before="0" w:beforeAutospacing="0" w:afterLines="50" w:after="156" w:afterAutospacing="0"/>
        <w:ind w:firstLineChars="95" w:firstLine="199"/>
        <w:rPr>
          <w:rFonts w:asciiTheme="minorEastAsia" w:eastAsiaTheme="minorEastAsia" w:hAnsiTheme="minorEastAsia"/>
          <w:i w:val="0"/>
          <w:color w:val="FF0000"/>
          <w:szCs w:val="21"/>
          <w:shd w:val="clear" w:color="auto" w:fill="FFFFFF"/>
        </w:rPr>
      </w:pPr>
      <w:r>
        <w:rPr>
          <w:rFonts w:asciiTheme="minorEastAsia" w:eastAsiaTheme="minorEastAsia" w:hAnsiTheme="minorEastAsia" w:hint="eastAsia"/>
          <w:i w:val="0"/>
          <w:color w:val="FF0000"/>
          <w:szCs w:val="21"/>
          <w:shd w:val="clear" w:color="auto" w:fill="FFFFFF"/>
        </w:rPr>
        <w:t>比如 现在</w:t>
      </w:r>
      <w:r>
        <w:rPr>
          <w:rFonts w:asciiTheme="minorEastAsia" w:eastAsiaTheme="minorEastAsia" w:hAnsiTheme="minorEastAsia"/>
          <w:i w:val="0"/>
          <w:color w:val="FF0000"/>
          <w:szCs w:val="21"/>
          <w:shd w:val="clear" w:color="auto" w:fill="FFFFFF"/>
        </w:rPr>
        <w:t>是</w:t>
      </w:r>
      <w:r>
        <w:rPr>
          <w:rFonts w:asciiTheme="minorEastAsia" w:eastAsiaTheme="minorEastAsia" w:hAnsiTheme="minorEastAsia" w:hint="eastAsia"/>
          <w:i w:val="0"/>
          <w:color w:val="FF0000"/>
          <w:szCs w:val="21"/>
          <w:shd w:val="clear" w:color="auto" w:fill="FFFFFF"/>
        </w:rPr>
        <w:t xml:space="preserve"> 1日12点</w:t>
      </w:r>
      <w:r>
        <w:rPr>
          <w:rFonts w:asciiTheme="minorEastAsia" w:eastAsiaTheme="minorEastAsia" w:hAnsiTheme="minorEastAsia"/>
          <w:i w:val="0"/>
          <w:color w:val="FF0000"/>
          <w:szCs w:val="21"/>
          <w:shd w:val="clear" w:color="auto" w:fill="FFFFFF"/>
        </w:rPr>
        <w:t>，</w:t>
      </w:r>
      <w:r>
        <w:rPr>
          <w:rFonts w:asciiTheme="minorEastAsia" w:eastAsiaTheme="minorEastAsia" w:hAnsiTheme="minorEastAsia" w:hint="eastAsia"/>
          <w:i w:val="0"/>
          <w:color w:val="FF0000"/>
          <w:szCs w:val="21"/>
          <w:shd w:val="clear" w:color="auto" w:fill="FFFFFF"/>
        </w:rPr>
        <w:t xml:space="preserve"> 产品</w:t>
      </w:r>
      <w:r>
        <w:rPr>
          <w:rFonts w:asciiTheme="minorEastAsia" w:eastAsiaTheme="minorEastAsia" w:hAnsiTheme="minorEastAsia"/>
          <w:i w:val="0"/>
          <w:color w:val="FF0000"/>
          <w:szCs w:val="21"/>
          <w:shd w:val="clear" w:color="auto" w:fill="FFFFFF"/>
        </w:rPr>
        <w:t>设置</w:t>
      </w:r>
      <w:r>
        <w:rPr>
          <w:rFonts w:asciiTheme="minorEastAsia" w:eastAsiaTheme="minorEastAsia" w:hAnsiTheme="minorEastAsia" w:hint="eastAsia"/>
          <w:i w:val="0"/>
          <w:color w:val="FF0000"/>
          <w:szCs w:val="21"/>
          <w:shd w:val="clear" w:color="auto" w:fill="FFFFFF"/>
        </w:rPr>
        <w:t xml:space="preserve"> 至少</w:t>
      </w:r>
      <w:r>
        <w:rPr>
          <w:rFonts w:asciiTheme="minorEastAsia" w:eastAsiaTheme="minorEastAsia" w:hAnsiTheme="minorEastAsia"/>
          <w:i w:val="0"/>
          <w:color w:val="FF0000"/>
          <w:szCs w:val="21"/>
          <w:shd w:val="clear" w:color="auto" w:fill="FFFFFF"/>
        </w:rPr>
        <w:t>提前</w:t>
      </w:r>
      <w:r>
        <w:rPr>
          <w:rFonts w:asciiTheme="minorEastAsia" w:eastAsiaTheme="minorEastAsia" w:hAnsiTheme="minorEastAsia" w:hint="eastAsia"/>
          <w:i w:val="0"/>
          <w:color w:val="FF0000"/>
          <w:szCs w:val="21"/>
          <w:shd w:val="clear" w:color="auto" w:fill="FFFFFF"/>
        </w:rPr>
        <w:t>2天14:00之前</w:t>
      </w:r>
      <w:r>
        <w:rPr>
          <w:rFonts w:asciiTheme="minorEastAsia" w:eastAsiaTheme="minorEastAsia" w:hAnsiTheme="minorEastAsia"/>
          <w:i w:val="0"/>
          <w:color w:val="FF0000"/>
          <w:szCs w:val="21"/>
          <w:shd w:val="clear" w:color="auto" w:fill="FFFFFF"/>
        </w:rPr>
        <w:t>预定。那么</w:t>
      </w:r>
      <w:r>
        <w:rPr>
          <w:rFonts w:asciiTheme="minorEastAsia" w:eastAsiaTheme="minorEastAsia" w:hAnsiTheme="minorEastAsia" w:hint="eastAsia"/>
          <w:i w:val="0"/>
          <w:color w:val="FF0000"/>
          <w:szCs w:val="21"/>
          <w:shd w:val="clear" w:color="auto" w:fill="FFFFFF"/>
        </w:rPr>
        <w:t xml:space="preserve"> 最快</w:t>
      </w:r>
      <w:r>
        <w:rPr>
          <w:rFonts w:asciiTheme="minorEastAsia" w:eastAsiaTheme="minorEastAsia" w:hAnsiTheme="minorEastAsia"/>
          <w:i w:val="0"/>
          <w:color w:val="FF0000"/>
          <w:szCs w:val="21"/>
          <w:shd w:val="clear" w:color="auto" w:fill="FFFFFF"/>
        </w:rPr>
        <w:t>可以预定</w:t>
      </w:r>
      <w:r>
        <w:rPr>
          <w:rFonts w:asciiTheme="minorEastAsia" w:eastAsiaTheme="minorEastAsia" w:hAnsiTheme="minorEastAsia" w:hint="eastAsia"/>
          <w:i w:val="0"/>
          <w:color w:val="FF0000"/>
          <w:szCs w:val="21"/>
          <w:shd w:val="clear" w:color="auto" w:fill="FFFFFF"/>
        </w:rPr>
        <w:t xml:space="preserve"> 3日</w:t>
      </w:r>
      <w:r>
        <w:rPr>
          <w:rFonts w:asciiTheme="minorEastAsia" w:eastAsiaTheme="minorEastAsia" w:hAnsiTheme="minorEastAsia"/>
          <w:i w:val="0"/>
          <w:color w:val="FF0000"/>
          <w:szCs w:val="21"/>
          <w:shd w:val="clear" w:color="auto" w:fill="FFFFFF"/>
        </w:rPr>
        <w:t>的产品。</w:t>
      </w:r>
    </w:p>
    <w:p w:rsidR="00F20BAF" w:rsidRDefault="00941D1C">
      <w:pPr>
        <w:pStyle w:val="infoblue"/>
        <w:spacing w:before="0" w:beforeAutospacing="0" w:afterLines="50" w:after="156" w:afterAutospacing="0"/>
        <w:ind w:firstLineChars="95" w:firstLine="199"/>
        <w:rPr>
          <w:rFonts w:asciiTheme="minorEastAsia" w:eastAsiaTheme="minorEastAsia" w:hAnsiTheme="minorEastAsia"/>
          <w:i w:val="0"/>
          <w:color w:val="FF0000"/>
          <w:szCs w:val="21"/>
          <w:shd w:val="clear" w:color="auto" w:fill="FFFFFF"/>
        </w:rPr>
      </w:pPr>
      <w:r>
        <w:rPr>
          <w:rFonts w:asciiTheme="minorEastAsia" w:eastAsiaTheme="minorEastAsia" w:hAnsiTheme="minorEastAsia" w:hint="eastAsia"/>
          <w:i w:val="0"/>
          <w:color w:val="FF0000"/>
          <w:szCs w:val="21"/>
          <w:shd w:val="clear" w:color="auto" w:fill="FFFFFF"/>
        </w:rPr>
        <w:t>比如 现在</w:t>
      </w:r>
      <w:r>
        <w:rPr>
          <w:rFonts w:asciiTheme="minorEastAsia" w:eastAsiaTheme="minorEastAsia" w:hAnsiTheme="minorEastAsia"/>
          <w:i w:val="0"/>
          <w:color w:val="FF0000"/>
          <w:szCs w:val="21"/>
          <w:shd w:val="clear" w:color="auto" w:fill="FFFFFF"/>
        </w:rPr>
        <w:t>是</w:t>
      </w:r>
      <w:r>
        <w:rPr>
          <w:rFonts w:asciiTheme="minorEastAsia" w:eastAsiaTheme="minorEastAsia" w:hAnsiTheme="minorEastAsia" w:hint="eastAsia"/>
          <w:i w:val="0"/>
          <w:color w:val="FF0000"/>
          <w:szCs w:val="21"/>
          <w:shd w:val="clear" w:color="auto" w:fill="FFFFFF"/>
        </w:rPr>
        <w:t xml:space="preserve"> 1日15点</w:t>
      </w:r>
      <w:r>
        <w:rPr>
          <w:rFonts w:asciiTheme="minorEastAsia" w:eastAsiaTheme="minorEastAsia" w:hAnsiTheme="minorEastAsia"/>
          <w:i w:val="0"/>
          <w:color w:val="FF0000"/>
          <w:szCs w:val="21"/>
          <w:shd w:val="clear" w:color="auto" w:fill="FFFFFF"/>
        </w:rPr>
        <w:t>，产品设置</w:t>
      </w:r>
      <w:r>
        <w:rPr>
          <w:rFonts w:asciiTheme="minorEastAsia" w:eastAsiaTheme="minorEastAsia" w:hAnsiTheme="minorEastAsia" w:hint="eastAsia"/>
          <w:i w:val="0"/>
          <w:color w:val="FF0000"/>
          <w:szCs w:val="21"/>
          <w:shd w:val="clear" w:color="auto" w:fill="FFFFFF"/>
        </w:rPr>
        <w:t>至少</w:t>
      </w:r>
      <w:r>
        <w:rPr>
          <w:rFonts w:asciiTheme="minorEastAsia" w:eastAsiaTheme="minorEastAsia" w:hAnsiTheme="minorEastAsia"/>
          <w:i w:val="0"/>
          <w:color w:val="FF0000"/>
          <w:szCs w:val="21"/>
          <w:shd w:val="clear" w:color="auto" w:fill="FFFFFF"/>
        </w:rPr>
        <w:t>提前</w:t>
      </w:r>
      <w:r>
        <w:rPr>
          <w:rFonts w:asciiTheme="minorEastAsia" w:eastAsiaTheme="minorEastAsia" w:hAnsiTheme="minorEastAsia" w:hint="eastAsia"/>
          <w:i w:val="0"/>
          <w:color w:val="FF0000"/>
          <w:szCs w:val="21"/>
          <w:shd w:val="clear" w:color="auto" w:fill="FFFFFF"/>
        </w:rPr>
        <w:t>2天14:00之前</w:t>
      </w:r>
      <w:r>
        <w:rPr>
          <w:rFonts w:asciiTheme="minorEastAsia" w:eastAsiaTheme="minorEastAsia" w:hAnsiTheme="minorEastAsia"/>
          <w:i w:val="0"/>
          <w:color w:val="FF0000"/>
          <w:szCs w:val="21"/>
          <w:shd w:val="clear" w:color="auto" w:fill="FFFFFF"/>
        </w:rPr>
        <w:t>预定。那么</w:t>
      </w:r>
      <w:r>
        <w:rPr>
          <w:rFonts w:asciiTheme="minorEastAsia" w:eastAsiaTheme="minorEastAsia" w:hAnsiTheme="minorEastAsia" w:hint="eastAsia"/>
          <w:i w:val="0"/>
          <w:color w:val="FF0000"/>
          <w:szCs w:val="21"/>
          <w:shd w:val="clear" w:color="auto" w:fill="FFFFFF"/>
        </w:rPr>
        <w:t xml:space="preserve"> 最快</w:t>
      </w:r>
      <w:r>
        <w:rPr>
          <w:rFonts w:asciiTheme="minorEastAsia" w:eastAsiaTheme="minorEastAsia" w:hAnsiTheme="minorEastAsia"/>
          <w:i w:val="0"/>
          <w:color w:val="FF0000"/>
          <w:szCs w:val="21"/>
          <w:shd w:val="clear" w:color="auto" w:fill="FFFFFF"/>
        </w:rPr>
        <w:t>可以预定</w:t>
      </w:r>
      <w:r>
        <w:rPr>
          <w:rFonts w:asciiTheme="minorEastAsia" w:eastAsiaTheme="minorEastAsia" w:hAnsiTheme="minorEastAsia" w:hint="eastAsia"/>
          <w:i w:val="0"/>
          <w:color w:val="FF0000"/>
          <w:szCs w:val="21"/>
          <w:shd w:val="clear" w:color="auto" w:fill="FFFFFF"/>
        </w:rPr>
        <w:t xml:space="preserve"> </w:t>
      </w:r>
      <w:r>
        <w:rPr>
          <w:rFonts w:asciiTheme="minorEastAsia" w:eastAsiaTheme="minorEastAsia" w:hAnsiTheme="minorEastAsia"/>
          <w:i w:val="0"/>
          <w:color w:val="FF0000"/>
          <w:szCs w:val="21"/>
          <w:shd w:val="clear" w:color="auto" w:fill="FFFFFF"/>
        </w:rPr>
        <w:t>4</w:t>
      </w:r>
      <w:r>
        <w:rPr>
          <w:rFonts w:asciiTheme="minorEastAsia" w:eastAsiaTheme="minorEastAsia" w:hAnsiTheme="minorEastAsia" w:hint="eastAsia"/>
          <w:i w:val="0"/>
          <w:color w:val="FF0000"/>
          <w:szCs w:val="21"/>
          <w:shd w:val="clear" w:color="auto" w:fill="FFFFFF"/>
        </w:rPr>
        <w:t>日</w:t>
      </w:r>
      <w:r>
        <w:rPr>
          <w:rFonts w:asciiTheme="minorEastAsia" w:eastAsiaTheme="minorEastAsia" w:hAnsiTheme="minorEastAsia"/>
          <w:i w:val="0"/>
          <w:color w:val="FF0000"/>
          <w:szCs w:val="21"/>
          <w:shd w:val="clear" w:color="auto" w:fill="FFFFFF"/>
        </w:rPr>
        <w:t>的产品。</w:t>
      </w:r>
    </w:p>
    <w:p w:rsidR="00F20BAF" w:rsidRDefault="00F20BAF" w:rsidP="007E1FC8">
      <w:pPr>
        <w:pStyle w:val="5"/>
        <w:numPr>
          <w:ilvl w:val="0"/>
          <w:numId w:val="0"/>
        </w:numPr>
        <w:rPr>
          <w:rFonts w:asciiTheme="minorEastAsia" w:eastAsiaTheme="minorEastAsia" w:hAnsiTheme="minorEastAsia"/>
          <w:i/>
          <w:color w:val="FF0000"/>
          <w:szCs w:val="21"/>
          <w:shd w:val="clear" w:color="auto" w:fill="FFFFFF"/>
        </w:rPr>
      </w:pPr>
    </w:p>
    <w:p w:rsidR="00F20BAF" w:rsidRDefault="00F20BAF">
      <w:pPr>
        <w:pStyle w:val="infoblue"/>
        <w:spacing w:before="0" w:beforeAutospacing="0" w:afterLines="50" w:after="156" w:afterAutospacing="0"/>
        <w:ind w:firstLineChars="0"/>
        <w:rPr>
          <w:rFonts w:ascii="Arial" w:hAnsi="Arial" w:cs="Arial"/>
          <w:i w:val="0"/>
          <w:color w:val="auto"/>
        </w:rPr>
      </w:pP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包含字段：</w:t>
      </w:r>
    </w:p>
    <w:tbl>
      <w:tblPr>
        <w:tblStyle w:val="ae"/>
        <w:tblW w:w="9275" w:type="dxa"/>
        <w:jc w:val="center"/>
        <w:tblLayout w:type="fixed"/>
        <w:tblLook w:val="04A0" w:firstRow="1" w:lastRow="0" w:firstColumn="1" w:lastColumn="0" w:noHBand="0" w:noVBand="1"/>
      </w:tblPr>
      <w:tblGrid>
        <w:gridCol w:w="1809"/>
        <w:gridCol w:w="1283"/>
        <w:gridCol w:w="6183"/>
      </w:tblGrid>
      <w:tr w:rsidR="00F20BAF">
        <w:trPr>
          <w:jc w:val="center"/>
        </w:trPr>
        <w:tc>
          <w:tcPr>
            <w:tcW w:w="1809" w:type="dxa"/>
            <w:shd w:val="clear" w:color="auto" w:fill="D9D9D9" w:themeFill="background1" w:themeFillShade="D9"/>
          </w:tcPr>
          <w:p w:rsidR="00F20BAF" w:rsidRDefault="00941D1C">
            <w:pPr>
              <w:jc w:val="center"/>
              <w:rPr>
                <w:szCs w:val="18"/>
              </w:rPr>
            </w:pPr>
            <w:r>
              <w:rPr>
                <w:rFonts w:hint="eastAsia"/>
                <w:szCs w:val="18"/>
              </w:rPr>
              <w:t>字段</w:t>
            </w:r>
          </w:p>
        </w:tc>
        <w:tc>
          <w:tcPr>
            <w:tcW w:w="1283" w:type="dxa"/>
            <w:shd w:val="clear" w:color="auto" w:fill="D9D9D9" w:themeFill="background1" w:themeFillShade="D9"/>
          </w:tcPr>
          <w:p w:rsidR="00F20BAF" w:rsidRDefault="00941D1C">
            <w:pPr>
              <w:jc w:val="center"/>
              <w:rPr>
                <w:szCs w:val="18"/>
              </w:rPr>
            </w:pPr>
            <w:r>
              <w:rPr>
                <w:rFonts w:hint="eastAsia"/>
                <w:szCs w:val="18"/>
              </w:rPr>
              <w:t>来源</w:t>
            </w:r>
          </w:p>
        </w:tc>
        <w:tc>
          <w:tcPr>
            <w:tcW w:w="6183" w:type="dxa"/>
            <w:shd w:val="clear" w:color="auto" w:fill="D9D9D9" w:themeFill="background1" w:themeFillShade="D9"/>
          </w:tcPr>
          <w:p w:rsidR="00F20BAF" w:rsidRDefault="00941D1C">
            <w:pPr>
              <w:jc w:val="center"/>
              <w:rPr>
                <w:szCs w:val="18"/>
              </w:rPr>
            </w:pPr>
            <w:r>
              <w:rPr>
                <w:rFonts w:hint="eastAsia"/>
                <w:szCs w:val="18"/>
              </w:rPr>
              <w:t>备注</w:t>
            </w:r>
          </w:p>
        </w:tc>
      </w:tr>
      <w:tr w:rsidR="00F20BAF">
        <w:trPr>
          <w:trHeight w:val="381"/>
          <w:jc w:val="center"/>
        </w:trPr>
        <w:tc>
          <w:tcPr>
            <w:tcW w:w="1809" w:type="dxa"/>
          </w:tcPr>
          <w:p w:rsidR="00F20BAF" w:rsidRDefault="00941D1C">
            <w:pPr>
              <w:rPr>
                <w:szCs w:val="18"/>
              </w:rPr>
            </w:pPr>
            <w:r>
              <w:rPr>
                <w:rFonts w:ascii="Arial" w:hAnsi="Arial" w:cs="Arial" w:hint="eastAsia"/>
              </w:rPr>
              <w:t>产品名称</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szCs w:val="18"/>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szCs w:val="18"/>
              </w:rPr>
            </w:pPr>
            <w:r>
              <w:rPr>
                <w:rFonts w:ascii="Arial" w:hAnsi="Arial" w:cs="Arial" w:hint="eastAsia"/>
              </w:rPr>
              <w:t>门市价</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szCs w:val="18"/>
              </w:rPr>
            </w:pPr>
            <w:r>
              <w:rPr>
                <w:rFonts w:ascii="Arial" w:hAnsi="Arial" w:cs="Arial" w:hint="eastAsia"/>
              </w:rPr>
              <w:t>-</w:t>
            </w:r>
          </w:p>
        </w:tc>
      </w:tr>
      <w:tr w:rsidR="00F20BAF">
        <w:trPr>
          <w:trHeight w:val="281"/>
          <w:jc w:val="center"/>
        </w:trPr>
        <w:tc>
          <w:tcPr>
            <w:tcW w:w="1809" w:type="dxa"/>
          </w:tcPr>
          <w:p w:rsidR="00F20BAF" w:rsidRDefault="00941D1C">
            <w:pPr>
              <w:rPr>
                <w:szCs w:val="18"/>
              </w:rPr>
            </w:pPr>
            <w:r>
              <w:rPr>
                <w:rFonts w:ascii="Arial" w:hAnsi="Arial" w:cs="Arial" w:hint="eastAsia"/>
              </w:rPr>
              <w:t>下单价</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szCs w:val="18"/>
              </w:rPr>
            </w:pPr>
            <w:r>
              <w:rPr>
                <w:rFonts w:ascii="Arial" w:hAnsi="Arial" w:cs="Arial" w:hint="eastAsia"/>
              </w:rPr>
              <w:t>-</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产品</w:t>
            </w:r>
            <w:proofErr w:type="gramStart"/>
            <w:r>
              <w:rPr>
                <w:rFonts w:ascii="Arial" w:hAnsi="Arial" w:cs="Arial" w:hint="eastAsia"/>
              </w:rPr>
              <w:t>轮播图</w:t>
            </w:r>
            <w:proofErr w:type="gramEnd"/>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color w:val="000000" w:themeColor="text1"/>
                <w:sz w:val="18"/>
                <w:szCs w:val="18"/>
              </w:rPr>
              <w:t>可用日期</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rFonts w:ascii="Arial" w:hAnsi="Arial" w:cs="Arial"/>
                <w:color w:val="000000" w:themeColor="text1"/>
                <w:sz w:val="18"/>
                <w:szCs w:val="18"/>
              </w:rPr>
            </w:pPr>
            <w:r>
              <w:rPr>
                <w:rFonts w:ascii="Arial" w:hAnsi="Arial" w:cs="Arial" w:hint="eastAsia"/>
                <w:color w:val="000000" w:themeColor="text1"/>
                <w:sz w:val="18"/>
                <w:szCs w:val="18"/>
              </w:rPr>
              <w:t>提前可定天数</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取值</w:t>
            </w:r>
            <w:r>
              <w:rPr>
                <w:rFonts w:hint="eastAsia"/>
                <w:szCs w:val="18"/>
              </w:rPr>
              <w:t>产品库</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更多详情</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取值</w:t>
            </w:r>
            <w:r>
              <w:rPr>
                <w:rFonts w:hint="eastAsia"/>
                <w:szCs w:val="18"/>
              </w:rPr>
              <w:t>产品库。</w:t>
            </w:r>
            <w:r>
              <w:rPr>
                <w:rFonts w:ascii="Arial" w:hAnsi="Arial" w:cs="Arial" w:hint="eastAsia"/>
              </w:rPr>
              <w:t>有则显示，无则隐藏</w:t>
            </w:r>
            <w:proofErr w:type="gramStart"/>
            <w:r>
              <w:rPr>
                <w:rFonts w:ascii="Arial" w:hAnsi="Arial" w:cs="Arial" w:hint="eastAsia"/>
              </w:rPr>
              <w:t>该</w:t>
            </w:r>
            <w:r>
              <w:rPr>
                <w:rFonts w:ascii="Arial" w:hAnsi="Arial" w:cs="Arial"/>
              </w:rPr>
              <w:t>整体</w:t>
            </w:r>
            <w:proofErr w:type="gramEnd"/>
            <w:r>
              <w:rPr>
                <w:rFonts w:ascii="Arial" w:hAnsi="Arial" w:cs="Arial"/>
              </w:rPr>
              <w:t>模块</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产品详情</w:t>
            </w:r>
          </w:p>
        </w:tc>
        <w:tc>
          <w:tcPr>
            <w:tcW w:w="1283" w:type="dxa"/>
          </w:tcPr>
          <w:p w:rsidR="00F20BAF" w:rsidRDefault="00941D1C">
            <w:pPr>
              <w:rPr>
                <w:szCs w:val="18"/>
              </w:rPr>
            </w:pPr>
            <w:r>
              <w:rPr>
                <w:rFonts w:hint="eastAsia"/>
                <w:szCs w:val="18"/>
              </w:rPr>
              <w:t>产品库</w:t>
            </w:r>
          </w:p>
        </w:tc>
        <w:tc>
          <w:tcPr>
            <w:tcW w:w="6183" w:type="dxa"/>
          </w:tcPr>
          <w:p w:rsidR="00F20BAF" w:rsidRDefault="00941D1C">
            <w:pPr>
              <w:rPr>
                <w:rFonts w:ascii="Arial" w:hAnsi="Arial" w:cs="Arial"/>
              </w:rPr>
            </w:pPr>
            <w:r>
              <w:rPr>
                <w:rFonts w:ascii="Arial" w:hAnsi="Arial" w:cs="Arial" w:hint="eastAsia"/>
              </w:rPr>
              <w:t>取值</w:t>
            </w:r>
            <w:r>
              <w:rPr>
                <w:rFonts w:hint="eastAsia"/>
                <w:szCs w:val="18"/>
              </w:rPr>
              <w:t>产品库</w:t>
            </w:r>
          </w:p>
        </w:tc>
      </w:tr>
    </w:tbl>
    <w:p w:rsidR="00F20BAF" w:rsidRDefault="00F20BAF">
      <w:pPr>
        <w:pStyle w:val="infoblue"/>
        <w:spacing w:before="0" w:beforeAutospacing="0" w:afterLines="50" w:after="156" w:afterAutospacing="0"/>
        <w:ind w:left="420" w:firstLineChars="0" w:firstLine="0"/>
        <w:rPr>
          <w:rFonts w:ascii="Arial" w:hAnsi="Arial" w:cs="Arial"/>
          <w:i w:val="0"/>
          <w:color w:val="auto"/>
        </w:rPr>
      </w:pP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交互动作：</w:t>
      </w:r>
      <w:r>
        <w:rPr>
          <w:rFonts w:ascii="Arial" w:hAnsi="Arial" w:cs="Arial" w:hint="eastAsia"/>
          <w:i w:val="0"/>
          <w:color w:val="auto"/>
        </w:rPr>
        <w:t xml:space="preserve">  </w:t>
      </w:r>
    </w:p>
    <w:tbl>
      <w:tblPr>
        <w:tblStyle w:val="ae"/>
        <w:tblW w:w="9350" w:type="dxa"/>
        <w:jc w:val="center"/>
        <w:tblLayout w:type="fixed"/>
        <w:tblLook w:val="04A0" w:firstRow="1" w:lastRow="0" w:firstColumn="1" w:lastColumn="0" w:noHBand="0" w:noVBand="1"/>
      </w:tblPr>
      <w:tblGrid>
        <w:gridCol w:w="1466"/>
        <w:gridCol w:w="1460"/>
        <w:gridCol w:w="1498"/>
        <w:gridCol w:w="4926"/>
      </w:tblGrid>
      <w:tr w:rsidR="00F20BAF">
        <w:trPr>
          <w:jc w:val="center"/>
        </w:trPr>
        <w:tc>
          <w:tcPr>
            <w:tcW w:w="1466" w:type="dxa"/>
            <w:shd w:val="clear" w:color="auto" w:fill="D9D9D9" w:themeFill="background1" w:themeFillShade="D9"/>
          </w:tcPr>
          <w:p w:rsidR="00F20BAF" w:rsidRDefault="00941D1C">
            <w:pPr>
              <w:jc w:val="center"/>
              <w:rPr>
                <w:szCs w:val="18"/>
              </w:rPr>
            </w:pPr>
            <w:r>
              <w:rPr>
                <w:rFonts w:hint="eastAsia"/>
                <w:szCs w:val="18"/>
              </w:rPr>
              <w:t>对象</w:t>
            </w:r>
          </w:p>
        </w:tc>
        <w:tc>
          <w:tcPr>
            <w:tcW w:w="1460" w:type="dxa"/>
            <w:shd w:val="clear" w:color="auto" w:fill="D9D9D9" w:themeFill="background1" w:themeFillShade="D9"/>
          </w:tcPr>
          <w:p w:rsidR="00F20BAF" w:rsidRDefault="00941D1C">
            <w:pPr>
              <w:jc w:val="center"/>
              <w:rPr>
                <w:szCs w:val="18"/>
              </w:rPr>
            </w:pPr>
            <w:r>
              <w:rPr>
                <w:rFonts w:hint="eastAsia"/>
                <w:szCs w:val="18"/>
              </w:rPr>
              <w:t>前置条件</w:t>
            </w:r>
          </w:p>
        </w:tc>
        <w:tc>
          <w:tcPr>
            <w:tcW w:w="1498" w:type="dxa"/>
            <w:shd w:val="clear" w:color="auto" w:fill="D9D9D9" w:themeFill="background1" w:themeFillShade="D9"/>
          </w:tcPr>
          <w:p w:rsidR="00F20BAF" w:rsidRDefault="00941D1C">
            <w:pPr>
              <w:jc w:val="center"/>
              <w:rPr>
                <w:szCs w:val="18"/>
              </w:rPr>
            </w:pPr>
            <w:r>
              <w:rPr>
                <w:rFonts w:hint="eastAsia"/>
                <w:szCs w:val="18"/>
              </w:rPr>
              <w:t>动作</w:t>
            </w:r>
          </w:p>
        </w:tc>
        <w:tc>
          <w:tcPr>
            <w:tcW w:w="4926" w:type="dxa"/>
            <w:shd w:val="clear" w:color="auto" w:fill="D9D9D9" w:themeFill="background1" w:themeFillShade="D9"/>
          </w:tcPr>
          <w:p w:rsidR="00F20BAF" w:rsidRDefault="00941D1C">
            <w:pPr>
              <w:jc w:val="center"/>
              <w:rPr>
                <w:szCs w:val="18"/>
              </w:rPr>
            </w:pPr>
            <w:r>
              <w:rPr>
                <w:rFonts w:hint="eastAsia"/>
                <w:szCs w:val="18"/>
              </w:rPr>
              <w:t>交互</w:t>
            </w:r>
          </w:p>
        </w:tc>
      </w:tr>
      <w:tr w:rsidR="00F20BAF">
        <w:trPr>
          <w:trHeight w:val="1022"/>
          <w:jc w:val="center"/>
        </w:trPr>
        <w:tc>
          <w:tcPr>
            <w:tcW w:w="1466" w:type="dxa"/>
          </w:tcPr>
          <w:p w:rsidR="00F20BAF" w:rsidRDefault="00941D1C">
            <w:pPr>
              <w:rPr>
                <w:szCs w:val="18"/>
              </w:rPr>
            </w:pPr>
            <w:r>
              <w:rPr>
                <w:rFonts w:hint="eastAsia"/>
                <w:szCs w:val="18"/>
              </w:rPr>
              <w:t>日期控件</w:t>
            </w:r>
          </w:p>
        </w:tc>
        <w:tc>
          <w:tcPr>
            <w:tcW w:w="1460" w:type="dxa"/>
          </w:tcPr>
          <w:p w:rsidR="00F20BAF" w:rsidRDefault="00F20BAF">
            <w:pPr>
              <w:rPr>
                <w:szCs w:val="18"/>
              </w:rPr>
            </w:pPr>
          </w:p>
        </w:tc>
        <w:tc>
          <w:tcPr>
            <w:tcW w:w="1498" w:type="dxa"/>
          </w:tcPr>
          <w:p w:rsidR="00F20BAF" w:rsidRDefault="00941D1C">
            <w:pPr>
              <w:ind w:firstLineChars="50" w:firstLine="105"/>
              <w:jc w:val="left"/>
              <w:rPr>
                <w:szCs w:val="18"/>
              </w:rPr>
            </w:pPr>
            <w:r>
              <w:rPr>
                <w:rFonts w:hint="eastAsia"/>
                <w:szCs w:val="18"/>
              </w:rPr>
              <w:t xml:space="preserve"> </w:t>
            </w:r>
            <w:r>
              <w:rPr>
                <w:rFonts w:hint="eastAsia"/>
                <w:szCs w:val="18"/>
              </w:rPr>
              <w:t>移入</w:t>
            </w:r>
          </w:p>
          <w:p w:rsidR="00F20BAF" w:rsidRDefault="00F20BAF">
            <w:pPr>
              <w:ind w:firstLineChars="50" w:firstLine="105"/>
              <w:jc w:val="left"/>
              <w:rPr>
                <w:szCs w:val="18"/>
              </w:rPr>
            </w:pPr>
          </w:p>
          <w:p w:rsidR="00F20BAF" w:rsidRDefault="00941D1C">
            <w:pPr>
              <w:ind w:firstLineChars="100" w:firstLine="210"/>
              <w:jc w:val="left"/>
              <w:rPr>
                <w:szCs w:val="18"/>
              </w:rPr>
            </w:pPr>
            <w:r>
              <w:rPr>
                <w:rFonts w:hint="eastAsia"/>
                <w:szCs w:val="18"/>
              </w:rPr>
              <w:t>移出</w:t>
            </w:r>
          </w:p>
        </w:tc>
        <w:tc>
          <w:tcPr>
            <w:tcW w:w="4926"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鼠标移入日期中的某一天时展示当天所有参数的价格信息</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移出不显示</w:t>
            </w:r>
          </w:p>
        </w:tc>
      </w:tr>
      <w:tr w:rsidR="00F20BAF">
        <w:trPr>
          <w:trHeight w:val="840"/>
          <w:jc w:val="center"/>
        </w:trPr>
        <w:tc>
          <w:tcPr>
            <w:tcW w:w="1466" w:type="dxa"/>
          </w:tcPr>
          <w:p w:rsidR="00F20BAF" w:rsidRDefault="00941D1C">
            <w:pPr>
              <w:rPr>
                <w:szCs w:val="18"/>
              </w:rPr>
            </w:pPr>
            <w:r>
              <w:rPr>
                <w:rFonts w:hint="eastAsia"/>
                <w:szCs w:val="18"/>
              </w:rPr>
              <w:t>日期控件</w:t>
            </w:r>
          </w:p>
        </w:tc>
        <w:tc>
          <w:tcPr>
            <w:tcW w:w="1460" w:type="dxa"/>
          </w:tcPr>
          <w:p w:rsidR="00F20BAF" w:rsidRDefault="00F20BAF">
            <w:pPr>
              <w:rPr>
                <w:szCs w:val="18"/>
              </w:rPr>
            </w:pPr>
          </w:p>
        </w:tc>
        <w:tc>
          <w:tcPr>
            <w:tcW w:w="1498" w:type="dxa"/>
          </w:tcPr>
          <w:p w:rsidR="00F20BAF" w:rsidRDefault="00941D1C">
            <w:pPr>
              <w:ind w:firstLineChars="50" w:firstLine="105"/>
              <w:jc w:val="left"/>
              <w:rPr>
                <w:szCs w:val="18"/>
              </w:rPr>
            </w:pPr>
            <w:r>
              <w:rPr>
                <w:rFonts w:hint="eastAsia"/>
                <w:szCs w:val="18"/>
              </w:rPr>
              <w:t xml:space="preserve"> </w:t>
            </w:r>
            <w:r>
              <w:rPr>
                <w:rFonts w:hint="eastAsia"/>
                <w:szCs w:val="18"/>
              </w:rPr>
              <w:t>点击</w:t>
            </w:r>
          </w:p>
        </w:tc>
        <w:tc>
          <w:tcPr>
            <w:tcW w:w="4926"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鼠标点击日期中的某一个天，表示选择当天座位起始日期</w:t>
            </w:r>
          </w:p>
        </w:tc>
      </w:tr>
      <w:tr w:rsidR="00F20BAF">
        <w:trPr>
          <w:trHeight w:val="840"/>
          <w:jc w:val="center"/>
        </w:trPr>
        <w:tc>
          <w:tcPr>
            <w:tcW w:w="1466" w:type="dxa"/>
          </w:tcPr>
          <w:p w:rsidR="00F20BAF" w:rsidRDefault="00941D1C">
            <w:pPr>
              <w:rPr>
                <w:szCs w:val="18"/>
              </w:rPr>
            </w:pPr>
            <w:proofErr w:type="gramStart"/>
            <w:r>
              <w:rPr>
                <w:rFonts w:hint="eastAsia"/>
                <w:szCs w:val="18"/>
              </w:rPr>
              <w:lastRenderedPageBreak/>
              <w:t>轮播图片</w:t>
            </w:r>
            <w:proofErr w:type="gramEnd"/>
          </w:p>
        </w:tc>
        <w:tc>
          <w:tcPr>
            <w:tcW w:w="1460" w:type="dxa"/>
          </w:tcPr>
          <w:p w:rsidR="00F20BAF" w:rsidRDefault="00F20BAF">
            <w:pPr>
              <w:rPr>
                <w:szCs w:val="18"/>
              </w:rPr>
            </w:pPr>
          </w:p>
        </w:tc>
        <w:tc>
          <w:tcPr>
            <w:tcW w:w="1498" w:type="dxa"/>
          </w:tcPr>
          <w:p w:rsidR="00F20BAF" w:rsidRDefault="00941D1C">
            <w:pPr>
              <w:ind w:firstLineChars="50" w:firstLine="105"/>
              <w:jc w:val="left"/>
              <w:rPr>
                <w:szCs w:val="18"/>
              </w:rPr>
            </w:pPr>
            <w:r>
              <w:rPr>
                <w:rFonts w:hint="eastAsia"/>
                <w:szCs w:val="18"/>
              </w:rPr>
              <w:t xml:space="preserve"> </w:t>
            </w:r>
            <w:r>
              <w:rPr>
                <w:rFonts w:hint="eastAsia"/>
                <w:szCs w:val="18"/>
              </w:rPr>
              <w:t>点击</w:t>
            </w:r>
          </w:p>
        </w:tc>
        <w:tc>
          <w:tcPr>
            <w:tcW w:w="4926" w:type="dxa"/>
          </w:tcPr>
          <w:p w:rsidR="00F20BAF" w:rsidRDefault="00941D1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点击小图，大图切换</w:t>
            </w:r>
          </w:p>
          <w:p w:rsidR="00F20BAF" w:rsidRDefault="00941D1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点击小图的左右控件，图片左右</w:t>
            </w:r>
            <w:proofErr w:type="gramStart"/>
            <w:r>
              <w:rPr>
                <w:rFonts w:ascii="Arial" w:hAnsi="Arial" w:cs="Arial" w:hint="eastAsia"/>
                <w:i w:val="0"/>
                <w:color w:val="auto"/>
              </w:rPr>
              <w:t>循环轮播</w:t>
            </w:r>
            <w:proofErr w:type="gramEnd"/>
          </w:p>
        </w:tc>
      </w:tr>
    </w:tbl>
    <w:p w:rsidR="007E1FC8" w:rsidRDefault="007E1FC8">
      <w:pPr>
        <w:pStyle w:val="4"/>
        <w:rPr>
          <w:rFonts w:hint="eastAsia"/>
        </w:rPr>
      </w:pPr>
      <w:bookmarkStart w:id="24" w:name="_Toc24175"/>
      <w:r>
        <w:rPr>
          <w:rFonts w:hint="eastAsia"/>
        </w:rPr>
        <w:t>特产类型产品详情页</w:t>
      </w:r>
    </w:p>
    <w:p w:rsidR="007E1FC8" w:rsidDel="002B6411" w:rsidRDefault="007E1FC8" w:rsidP="007E1FC8">
      <w:pPr>
        <w:rPr>
          <w:del w:id="25" w:author="MFCX009" w:date="2016-06-15T20:16:00Z"/>
          <w:rFonts w:hint="eastAsia"/>
        </w:rPr>
      </w:pPr>
      <w:r>
        <w:rPr>
          <w:noProof/>
        </w:rPr>
        <w:drawing>
          <wp:inline distT="0" distB="0" distL="0" distR="0" wp14:anchorId="057CA8AE" wp14:editId="1A5FC061">
            <wp:extent cx="5486400" cy="2635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635885"/>
                    </a:xfrm>
                    <a:prstGeom prst="rect">
                      <a:avLst/>
                    </a:prstGeom>
                  </pic:spPr>
                </pic:pic>
              </a:graphicData>
            </a:graphic>
          </wp:inline>
        </w:drawing>
      </w:r>
    </w:p>
    <w:p w:rsidR="002B6411" w:rsidRDefault="002B6411" w:rsidP="007E1FC8">
      <w:pPr>
        <w:rPr>
          <w:rFonts w:hint="eastAsia"/>
        </w:rPr>
      </w:pPr>
      <w:r>
        <w:rPr>
          <w:rFonts w:hint="eastAsia"/>
        </w:rPr>
        <w:t>特产类产品详情页的具体需求说明，详见该页原型图</w:t>
      </w:r>
    </w:p>
    <w:p w:rsidR="002B6411" w:rsidRPr="007E1FC8" w:rsidRDefault="002B6411" w:rsidP="002B6411">
      <w:pPr>
        <w:rPr>
          <w:rFonts w:hint="eastAsia"/>
        </w:rPr>
      </w:pPr>
      <w:bookmarkStart w:id="26" w:name="_GoBack"/>
      <w:bookmarkEnd w:id="26"/>
    </w:p>
    <w:p w:rsidR="00F20BAF" w:rsidRDefault="00941D1C">
      <w:pPr>
        <w:pStyle w:val="4"/>
      </w:pPr>
      <w:r>
        <w:rPr>
          <w:rFonts w:hint="eastAsia"/>
        </w:rPr>
        <w:t>下单流程</w:t>
      </w:r>
      <w:bookmarkEnd w:id="24"/>
    </w:p>
    <w:p w:rsidR="00F20BAF" w:rsidRDefault="00941D1C">
      <w:pPr>
        <w:spacing w:afterLines="50" w:after="156"/>
        <w:rPr>
          <w:rFonts w:ascii="Arial" w:hAnsi="Arial" w:cs="Arial"/>
          <w:b/>
        </w:rPr>
      </w:pPr>
      <w:r>
        <w:rPr>
          <w:rFonts w:ascii="Arial" w:hAnsi="Arial" w:cs="Arial"/>
          <w:b/>
        </w:rPr>
        <w:t>用户场景：</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、用户在产品</w:t>
      </w:r>
      <w:r>
        <w:rPr>
          <w:rFonts w:ascii="Arial" w:hAnsi="Arial" w:cs="Arial"/>
          <w:i w:val="0"/>
          <w:color w:val="auto"/>
        </w:rPr>
        <w:t>详情</w:t>
      </w:r>
      <w:r>
        <w:rPr>
          <w:rFonts w:ascii="Arial" w:hAnsi="Arial" w:cs="Arial" w:hint="eastAsia"/>
          <w:i w:val="0"/>
          <w:color w:val="auto"/>
        </w:rPr>
        <w:t>成功执行了立即预订的操作</w:t>
      </w:r>
    </w:p>
    <w:p w:rsidR="00F20BAF" w:rsidRDefault="00941D1C">
      <w:pPr>
        <w:spacing w:afterLines="50" w:after="156"/>
        <w:rPr>
          <w:rFonts w:ascii="Arial" w:hAnsi="Arial" w:cs="Arial"/>
          <w:b/>
        </w:rPr>
      </w:pPr>
      <w:r>
        <w:rPr>
          <w:rFonts w:ascii="Arial" w:hAnsi="Arial" w:cs="Arial"/>
          <w:b/>
        </w:rPr>
        <w:t>输入</w:t>
      </w:r>
      <w:r>
        <w:rPr>
          <w:rFonts w:ascii="Arial" w:hAnsi="Arial" w:cs="Arial"/>
          <w:b/>
        </w:rPr>
        <w:t>\</w:t>
      </w:r>
      <w:r>
        <w:rPr>
          <w:rFonts w:ascii="Arial" w:hAnsi="Arial" w:cs="Arial"/>
          <w:b/>
        </w:rPr>
        <w:t>前置条件：</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w:t>
      </w:r>
      <w:r>
        <w:rPr>
          <w:rFonts w:ascii="Arial" w:hAnsi="Arial" w:cs="Arial"/>
          <w:i w:val="0"/>
          <w:color w:val="auto"/>
        </w:rPr>
        <w:t>用户</w:t>
      </w:r>
      <w:r>
        <w:rPr>
          <w:rFonts w:ascii="Arial" w:hAnsi="Arial" w:cs="Arial" w:hint="eastAsia"/>
          <w:i w:val="0"/>
          <w:color w:val="auto"/>
        </w:rPr>
        <w:t>必须</w:t>
      </w:r>
      <w:r>
        <w:rPr>
          <w:rFonts w:ascii="Arial" w:hAnsi="Arial" w:cs="Arial"/>
          <w:i w:val="0"/>
          <w:color w:val="auto"/>
        </w:rPr>
        <w:t>处于登录</w:t>
      </w:r>
      <w:r>
        <w:rPr>
          <w:rFonts w:ascii="Arial" w:hAnsi="Arial" w:cs="Arial" w:hint="eastAsia"/>
          <w:i w:val="0"/>
          <w:color w:val="auto"/>
        </w:rPr>
        <w:t>状态</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w:t>
      </w:r>
      <w:r>
        <w:rPr>
          <w:rFonts w:ascii="Arial" w:hAnsi="Arial" w:cs="Arial"/>
          <w:i w:val="0"/>
          <w:color w:val="auto"/>
        </w:rPr>
        <w:t>用户拥有采购权限</w:t>
      </w:r>
    </w:p>
    <w:p w:rsidR="00F20BAF" w:rsidRDefault="00941D1C">
      <w:pPr>
        <w:spacing w:afterLines="50" w:after="156"/>
        <w:rPr>
          <w:rFonts w:ascii="Arial" w:hAnsi="Arial" w:cs="Arial"/>
          <w:b/>
        </w:rPr>
      </w:pPr>
      <w:r>
        <w:rPr>
          <w:rFonts w:ascii="Arial" w:hAnsi="Arial" w:cs="Arial"/>
          <w:b/>
        </w:rPr>
        <w:t>需求描述：</w:t>
      </w:r>
    </w:p>
    <w:p w:rsidR="00F20BAF" w:rsidRDefault="00941D1C">
      <w:pPr>
        <w:pStyle w:val="infoblue"/>
        <w:numPr>
          <w:ilvl w:val="0"/>
          <w:numId w:val="9"/>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信息填写页面包含三部分内容：</w:t>
      </w:r>
      <w:r>
        <w:rPr>
          <w:rFonts w:ascii="Arial" w:hAnsi="Arial" w:cs="Arial" w:hint="eastAsia"/>
          <w:i w:val="0"/>
          <w:color w:val="auto"/>
        </w:rPr>
        <w:t>(</w:t>
      </w:r>
      <w:r>
        <w:rPr>
          <w:rFonts w:ascii="Arial" w:hAnsi="Arial" w:cs="Arial" w:hint="eastAsia"/>
          <w:i w:val="0"/>
          <w:color w:val="auto"/>
        </w:rPr>
        <w:t>预订信息、联系人信息、备注</w:t>
      </w:r>
      <w:r>
        <w:rPr>
          <w:rFonts w:ascii="Arial" w:hAnsi="Arial" w:cs="Arial" w:hint="eastAsia"/>
          <w:i w:val="0"/>
          <w:color w:val="auto"/>
        </w:rPr>
        <w:t>)</w:t>
      </w:r>
    </w:p>
    <w:p w:rsidR="00F20BAF" w:rsidRDefault="00941D1C">
      <w:pPr>
        <w:pStyle w:val="infoblue"/>
        <w:numPr>
          <w:ilvl w:val="0"/>
          <w:numId w:val="9"/>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备注</w:t>
      </w:r>
      <w:r>
        <w:rPr>
          <w:rFonts w:ascii="Arial" w:hAnsi="Arial" w:cs="Arial" w:hint="eastAsia"/>
          <w:i w:val="0"/>
          <w:color w:val="auto"/>
        </w:rPr>
        <w:t>1000</w:t>
      </w:r>
      <w:r>
        <w:rPr>
          <w:rFonts w:ascii="Arial" w:hAnsi="Arial" w:cs="Arial" w:hint="eastAsia"/>
          <w:i w:val="0"/>
          <w:color w:val="auto"/>
        </w:rPr>
        <w:t>字以内</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i w:val="0"/>
          <w:noProof/>
          <w:color w:val="auto"/>
        </w:rPr>
        <w:lastRenderedPageBreak/>
        <w:drawing>
          <wp:inline distT="0" distB="0" distL="0" distR="0" wp14:anchorId="4BC1B72E" wp14:editId="619D31FB">
            <wp:extent cx="5936615" cy="5588000"/>
            <wp:effectExtent l="0" t="0" r="6985" b="0"/>
            <wp:docPr id="25" name="图片 25" descr="C:\Users\Mf-CX07\Desktop\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Mf-CX07\Desktop\3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6615" cy="5588000"/>
                    </a:xfrm>
                    <a:prstGeom prst="rect">
                      <a:avLst/>
                    </a:prstGeom>
                    <a:noFill/>
                    <a:ln>
                      <a:noFill/>
                    </a:ln>
                  </pic:spPr>
                </pic:pic>
              </a:graphicData>
            </a:graphic>
          </wp:inline>
        </w:drawing>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特殊说明：</w:t>
      </w:r>
    </w:p>
    <w:p w:rsidR="00F20BAF" w:rsidRDefault="00941D1C">
      <w:pPr>
        <w:pStyle w:val="infoblue"/>
        <w:numPr>
          <w:ilvl w:val="0"/>
          <w:numId w:val="10"/>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参数名称是根据产品库的参数名称来确定显示的什么内容</w:t>
      </w:r>
    </w:p>
    <w:p w:rsidR="00F20BAF" w:rsidRDefault="00941D1C">
      <w:pPr>
        <w:pStyle w:val="infoblue"/>
        <w:numPr>
          <w:ilvl w:val="0"/>
          <w:numId w:val="10"/>
        </w:numPr>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t>剩余库存，</w:t>
      </w:r>
      <w:r>
        <w:rPr>
          <w:rFonts w:ascii="Arial" w:hAnsi="Arial" w:cs="Arial" w:hint="eastAsia"/>
          <w:i w:val="0"/>
          <w:color w:val="auto"/>
        </w:rPr>
        <w:t>指当前库存还有多少可以购买，由</w:t>
      </w:r>
      <w:r>
        <w:rPr>
          <w:rFonts w:hint="eastAsia"/>
          <w:i w:val="0"/>
          <w:color w:val="auto"/>
          <w:szCs w:val="18"/>
        </w:rPr>
        <w:t>产品库</w:t>
      </w:r>
      <w:r>
        <w:rPr>
          <w:rFonts w:ascii="Arial" w:hAnsi="Arial" w:cs="Arial" w:hint="eastAsia"/>
          <w:i w:val="0"/>
          <w:color w:val="auto"/>
        </w:rPr>
        <w:t>提供，在当前页面不做变化，只展示</w:t>
      </w:r>
    </w:p>
    <w:p w:rsidR="00F20BAF" w:rsidRDefault="00941D1C">
      <w:pPr>
        <w:pStyle w:val="infoblue"/>
        <w:numPr>
          <w:ilvl w:val="0"/>
          <w:numId w:val="10"/>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右侧，价格信息做页面顶部吸附</w:t>
      </w:r>
    </w:p>
    <w:p w:rsidR="00F20BAF" w:rsidRDefault="00941D1C">
      <w:pPr>
        <w:pStyle w:val="infoblue"/>
        <w:numPr>
          <w:ilvl w:val="0"/>
          <w:numId w:val="10"/>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备注后面的文字：</w:t>
      </w:r>
      <w:r>
        <w:rPr>
          <w:rFonts w:ascii="Arial" w:hAnsi="Arial" w:cs="Arial"/>
          <w:i w:val="0"/>
          <w:color w:val="auto"/>
        </w:rPr>
        <w:t>’</w:t>
      </w:r>
      <w:r>
        <w:rPr>
          <w:rFonts w:hint="eastAsia"/>
        </w:rPr>
        <w:t xml:space="preserve"> </w:t>
      </w:r>
      <w:r>
        <w:rPr>
          <w:rFonts w:ascii="Arial" w:hAnsi="Arial" w:cs="Arial" w:hint="eastAsia"/>
          <w:i w:val="0"/>
          <w:color w:val="FF0000"/>
        </w:rPr>
        <w:t>如果您有其他需求，请在此说明</w:t>
      </w:r>
      <w:proofErr w:type="gramStart"/>
      <w:r>
        <w:rPr>
          <w:rFonts w:ascii="Arial" w:hAnsi="Arial" w:cs="Arial"/>
          <w:i w:val="0"/>
          <w:color w:val="auto"/>
        </w:rPr>
        <w:t>’</w:t>
      </w:r>
      <w:proofErr w:type="gramEnd"/>
      <w:r>
        <w:rPr>
          <w:rFonts w:ascii="Arial" w:hAnsi="Arial" w:cs="Arial" w:hint="eastAsia"/>
          <w:i w:val="0"/>
          <w:color w:val="auto"/>
        </w:rPr>
        <w:t>需要可配置，用以不同产品的特殊说明</w:t>
      </w:r>
    </w:p>
    <w:p w:rsidR="00F20BAF" w:rsidRDefault="00941D1C">
      <w:pPr>
        <w:pStyle w:val="infoblue"/>
        <w:numPr>
          <w:ilvl w:val="0"/>
          <w:numId w:val="10"/>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去支付按钮上方浮现的红色文字，需要根据产品的来判断是否显示</w:t>
      </w:r>
    </w:p>
    <w:p w:rsidR="00F20BAF" w:rsidRDefault="00941D1C">
      <w:pPr>
        <w:pStyle w:val="infoblue"/>
        <w:numPr>
          <w:ilvl w:val="0"/>
          <w:numId w:val="10"/>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点击“去支付”时，需要有两个判断条件：</w:t>
      </w:r>
    </w:p>
    <w:p w:rsidR="00F20BAF" w:rsidRDefault="00941D1C">
      <w:pPr>
        <w:pStyle w:val="infoblue"/>
        <w:spacing w:before="0" w:beforeAutospacing="0" w:afterLines="50" w:after="156" w:afterAutospacing="0"/>
        <w:ind w:left="875" w:firstLineChars="0" w:firstLine="0"/>
        <w:rPr>
          <w:rFonts w:ascii="Arial" w:hAnsi="Arial" w:cs="Arial"/>
          <w:i w:val="0"/>
          <w:color w:val="auto"/>
        </w:rPr>
      </w:pPr>
      <w:r>
        <w:rPr>
          <w:rFonts w:ascii="Arial" w:hAnsi="Arial" w:cs="Arial" w:hint="eastAsia"/>
          <w:i w:val="0"/>
          <w:color w:val="auto"/>
        </w:rPr>
        <w:t>a)</w:t>
      </w:r>
      <w:r>
        <w:rPr>
          <w:rFonts w:ascii="Arial" w:hAnsi="Arial" w:cs="Arial" w:hint="eastAsia"/>
          <w:i w:val="0"/>
          <w:color w:val="auto"/>
        </w:rPr>
        <w:t>判断购买参数的总数量是否大于当前的产品剩余的库存。大于：提示</w:t>
      </w:r>
      <w:r>
        <w:rPr>
          <w:rFonts w:ascii="Arial" w:hAnsi="Arial" w:cs="Arial" w:hint="eastAsia"/>
          <w:i w:val="0"/>
          <w:color w:val="FF0000"/>
        </w:rPr>
        <w:t>库存不足，无法预订</w:t>
      </w:r>
    </w:p>
    <w:p w:rsidR="00F20BAF" w:rsidRDefault="00941D1C">
      <w:pPr>
        <w:pStyle w:val="infoblue"/>
        <w:spacing w:before="0" w:beforeAutospacing="0" w:afterLines="50" w:after="156" w:afterAutospacing="0"/>
        <w:ind w:left="875" w:firstLineChars="0" w:firstLine="0"/>
        <w:rPr>
          <w:rFonts w:ascii="Arial" w:hAnsi="Arial" w:cs="Arial"/>
          <w:i w:val="0"/>
          <w:color w:val="FF0000"/>
        </w:rPr>
      </w:pPr>
      <w:r>
        <w:rPr>
          <w:rFonts w:ascii="Arial" w:hAnsi="Arial" w:cs="Arial" w:hint="eastAsia"/>
          <w:i w:val="0"/>
          <w:color w:val="auto"/>
        </w:rPr>
        <w:t>b)</w:t>
      </w:r>
      <w:r>
        <w:rPr>
          <w:rFonts w:ascii="Arial" w:hAnsi="Arial" w:cs="Arial" w:hint="eastAsia"/>
          <w:i w:val="0"/>
          <w:color w:val="auto"/>
        </w:rPr>
        <w:t>判断所有参数中是否有必须参数，数量是否大于</w:t>
      </w:r>
      <w:r>
        <w:rPr>
          <w:rFonts w:ascii="Arial" w:hAnsi="Arial" w:cs="Arial" w:hint="eastAsia"/>
          <w:i w:val="0"/>
          <w:color w:val="auto"/>
        </w:rPr>
        <w:t>0</w:t>
      </w:r>
      <w:r>
        <w:rPr>
          <w:rFonts w:ascii="Arial" w:hAnsi="Arial" w:cs="Arial" w:hint="eastAsia"/>
          <w:i w:val="0"/>
          <w:color w:val="auto"/>
        </w:rPr>
        <w:t>。否，提示</w:t>
      </w:r>
      <w:r>
        <w:rPr>
          <w:rFonts w:ascii="Arial" w:hAnsi="Arial" w:cs="Arial" w:hint="eastAsia"/>
          <w:i w:val="0"/>
          <w:color w:val="FF0000"/>
        </w:rPr>
        <w:t>xxx</w:t>
      </w:r>
      <w:r>
        <w:rPr>
          <w:rFonts w:ascii="Arial" w:hAnsi="Arial" w:cs="Arial" w:hint="eastAsia"/>
          <w:i w:val="0"/>
          <w:color w:val="FF0000"/>
        </w:rPr>
        <w:t>商品数量为</w:t>
      </w:r>
      <w:r>
        <w:rPr>
          <w:rFonts w:ascii="Arial" w:hAnsi="Arial" w:cs="Arial" w:hint="eastAsia"/>
          <w:i w:val="0"/>
          <w:color w:val="FF0000"/>
        </w:rPr>
        <w:t>0</w:t>
      </w:r>
      <w:r>
        <w:rPr>
          <w:rFonts w:ascii="Arial" w:hAnsi="Arial" w:cs="Arial" w:hint="eastAsia"/>
          <w:i w:val="0"/>
          <w:color w:val="FF0000"/>
        </w:rPr>
        <w:t>，无法预订</w:t>
      </w: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交互动作：</w:t>
      </w:r>
      <w:r>
        <w:rPr>
          <w:rFonts w:ascii="Arial" w:hAnsi="Arial" w:cs="Arial" w:hint="eastAsia"/>
          <w:i w:val="0"/>
          <w:color w:val="auto"/>
        </w:rPr>
        <w:t xml:space="preserve">  </w:t>
      </w:r>
    </w:p>
    <w:tbl>
      <w:tblPr>
        <w:tblStyle w:val="ae"/>
        <w:tblW w:w="9350" w:type="dxa"/>
        <w:jc w:val="center"/>
        <w:tblLayout w:type="fixed"/>
        <w:tblLook w:val="04A0" w:firstRow="1" w:lastRow="0" w:firstColumn="1" w:lastColumn="0" w:noHBand="0" w:noVBand="1"/>
      </w:tblPr>
      <w:tblGrid>
        <w:gridCol w:w="1466"/>
        <w:gridCol w:w="1460"/>
        <w:gridCol w:w="1498"/>
        <w:gridCol w:w="4926"/>
      </w:tblGrid>
      <w:tr w:rsidR="00F20BAF">
        <w:trPr>
          <w:jc w:val="center"/>
        </w:trPr>
        <w:tc>
          <w:tcPr>
            <w:tcW w:w="1466" w:type="dxa"/>
            <w:shd w:val="clear" w:color="auto" w:fill="D9D9D9" w:themeFill="background1" w:themeFillShade="D9"/>
          </w:tcPr>
          <w:p w:rsidR="00F20BAF" w:rsidRDefault="00941D1C">
            <w:pPr>
              <w:jc w:val="center"/>
              <w:rPr>
                <w:szCs w:val="18"/>
              </w:rPr>
            </w:pPr>
            <w:r>
              <w:rPr>
                <w:rFonts w:hint="eastAsia"/>
                <w:szCs w:val="18"/>
              </w:rPr>
              <w:lastRenderedPageBreak/>
              <w:t>对象</w:t>
            </w:r>
          </w:p>
        </w:tc>
        <w:tc>
          <w:tcPr>
            <w:tcW w:w="1460" w:type="dxa"/>
            <w:shd w:val="clear" w:color="auto" w:fill="D9D9D9" w:themeFill="background1" w:themeFillShade="D9"/>
          </w:tcPr>
          <w:p w:rsidR="00F20BAF" w:rsidRDefault="00941D1C">
            <w:pPr>
              <w:jc w:val="center"/>
              <w:rPr>
                <w:szCs w:val="18"/>
              </w:rPr>
            </w:pPr>
            <w:r>
              <w:rPr>
                <w:rFonts w:hint="eastAsia"/>
                <w:szCs w:val="18"/>
              </w:rPr>
              <w:t>前置条件</w:t>
            </w:r>
          </w:p>
        </w:tc>
        <w:tc>
          <w:tcPr>
            <w:tcW w:w="1498" w:type="dxa"/>
            <w:shd w:val="clear" w:color="auto" w:fill="D9D9D9" w:themeFill="background1" w:themeFillShade="D9"/>
          </w:tcPr>
          <w:p w:rsidR="00F20BAF" w:rsidRDefault="00941D1C">
            <w:pPr>
              <w:jc w:val="center"/>
              <w:rPr>
                <w:szCs w:val="18"/>
              </w:rPr>
            </w:pPr>
            <w:r>
              <w:rPr>
                <w:rFonts w:hint="eastAsia"/>
                <w:szCs w:val="18"/>
              </w:rPr>
              <w:t>动作</w:t>
            </w:r>
          </w:p>
        </w:tc>
        <w:tc>
          <w:tcPr>
            <w:tcW w:w="4926" w:type="dxa"/>
            <w:shd w:val="clear" w:color="auto" w:fill="D9D9D9" w:themeFill="background1" w:themeFillShade="D9"/>
          </w:tcPr>
          <w:p w:rsidR="00F20BAF" w:rsidRDefault="00941D1C">
            <w:pPr>
              <w:jc w:val="center"/>
              <w:rPr>
                <w:szCs w:val="18"/>
              </w:rPr>
            </w:pPr>
            <w:r>
              <w:rPr>
                <w:rFonts w:hint="eastAsia"/>
                <w:szCs w:val="18"/>
              </w:rPr>
              <w:t>交互</w:t>
            </w:r>
          </w:p>
        </w:tc>
      </w:tr>
      <w:tr w:rsidR="00F20BAF">
        <w:trPr>
          <w:trHeight w:val="399"/>
          <w:jc w:val="center"/>
        </w:trPr>
        <w:tc>
          <w:tcPr>
            <w:tcW w:w="1466" w:type="dxa"/>
          </w:tcPr>
          <w:p w:rsidR="00F20BAF" w:rsidRDefault="00941D1C">
            <w:pPr>
              <w:ind w:firstLineChars="50" w:firstLine="105"/>
              <w:rPr>
                <w:szCs w:val="18"/>
              </w:rPr>
            </w:pPr>
            <w:r>
              <w:rPr>
                <w:rFonts w:hint="eastAsia"/>
                <w:szCs w:val="18"/>
              </w:rPr>
              <w:t xml:space="preserve"> </w:t>
            </w:r>
            <w:r>
              <w:rPr>
                <w:rFonts w:hint="eastAsia"/>
                <w:szCs w:val="18"/>
              </w:rPr>
              <w:t>日期控件</w:t>
            </w:r>
          </w:p>
        </w:tc>
        <w:tc>
          <w:tcPr>
            <w:tcW w:w="1460" w:type="dxa"/>
          </w:tcPr>
          <w:p w:rsidR="00F20BAF" w:rsidRDefault="00F20BAF">
            <w:pPr>
              <w:rPr>
                <w:szCs w:val="18"/>
              </w:rPr>
            </w:pPr>
          </w:p>
        </w:tc>
        <w:tc>
          <w:tcPr>
            <w:tcW w:w="1498" w:type="dxa"/>
          </w:tcPr>
          <w:p w:rsidR="00F20BAF" w:rsidRDefault="00941D1C">
            <w:pPr>
              <w:ind w:firstLineChars="150" w:firstLine="315"/>
              <w:jc w:val="left"/>
              <w:rPr>
                <w:szCs w:val="18"/>
              </w:rPr>
            </w:pPr>
            <w:r>
              <w:rPr>
                <w:rFonts w:hint="eastAsia"/>
                <w:szCs w:val="18"/>
              </w:rPr>
              <w:t>点击</w:t>
            </w:r>
          </w:p>
        </w:tc>
        <w:tc>
          <w:tcPr>
            <w:tcW w:w="4926" w:type="dxa"/>
          </w:tcPr>
          <w:p w:rsidR="00F20BAF" w:rsidRDefault="00941D1C">
            <w:pPr>
              <w:pStyle w:val="infoblue"/>
              <w:numPr>
                <w:ilvl w:val="0"/>
                <w:numId w:val="11"/>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弹出日期控件框，供用户从新选择日期</w:t>
            </w:r>
          </w:p>
          <w:p w:rsidR="00F20BAF" w:rsidRDefault="00941D1C">
            <w:pPr>
              <w:pStyle w:val="infoblue"/>
              <w:numPr>
                <w:ilvl w:val="0"/>
                <w:numId w:val="11"/>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从新选择日期后，原来的数据不变</w:t>
            </w:r>
          </w:p>
        </w:tc>
      </w:tr>
      <w:tr w:rsidR="00F20BAF">
        <w:trPr>
          <w:trHeight w:val="399"/>
          <w:jc w:val="center"/>
        </w:trPr>
        <w:tc>
          <w:tcPr>
            <w:tcW w:w="1466" w:type="dxa"/>
          </w:tcPr>
          <w:p w:rsidR="00F20BAF" w:rsidRDefault="00941D1C">
            <w:pPr>
              <w:ind w:firstLineChars="50" w:firstLine="105"/>
              <w:rPr>
                <w:szCs w:val="18"/>
              </w:rPr>
            </w:pPr>
            <w:r>
              <w:rPr>
                <w:rFonts w:hint="eastAsia"/>
                <w:szCs w:val="18"/>
              </w:rPr>
              <w:t xml:space="preserve"> </w:t>
            </w:r>
            <w:r>
              <w:rPr>
                <w:rFonts w:hint="eastAsia"/>
                <w:szCs w:val="18"/>
              </w:rPr>
              <w:t>参数数量加减</w:t>
            </w:r>
          </w:p>
        </w:tc>
        <w:tc>
          <w:tcPr>
            <w:tcW w:w="1460" w:type="dxa"/>
          </w:tcPr>
          <w:p w:rsidR="00F20BAF" w:rsidRDefault="00F20BAF">
            <w:pPr>
              <w:rPr>
                <w:szCs w:val="18"/>
              </w:rPr>
            </w:pPr>
          </w:p>
        </w:tc>
        <w:tc>
          <w:tcPr>
            <w:tcW w:w="1498" w:type="dxa"/>
          </w:tcPr>
          <w:p w:rsidR="00F20BAF" w:rsidRDefault="00941D1C">
            <w:pPr>
              <w:ind w:firstLineChars="150" w:firstLine="315"/>
              <w:jc w:val="left"/>
              <w:rPr>
                <w:szCs w:val="18"/>
              </w:rPr>
            </w:pPr>
            <w:r>
              <w:rPr>
                <w:rFonts w:hint="eastAsia"/>
                <w:szCs w:val="18"/>
              </w:rPr>
              <w:t>点击</w:t>
            </w:r>
          </w:p>
        </w:tc>
        <w:tc>
          <w:tcPr>
            <w:tcW w:w="4926" w:type="dxa"/>
          </w:tcPr>
          <w:p w:rsidR="00F20BAF" w:rsidRDefault="00941D1C">
            <w:pPr>
              <w:pStyle w:val="infoblue"/>
              <w:numPr>
                <w:ilvl w:val="0"/>
                <w:numId w:val="1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当出行人数加减操作时，右侧价格信息栏的参数需要根据左侧参数的数量增加而增加，减少而减少</w:t>
            </w:r>
          </w:p>
          <w:p w:rsidR="00F20BAF" w:rsidRDefault="00941D1C">
            <w:pPr>
              <w:pStyle w:val="infoblue"/>
              <w:numPr>
                <w:ilvl w:val="0"/>
                <w:numId w:val="1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当左侧某一个参数的数量为</w:t>
            </w:r>
            <w:r>
              <w:rPr>
                <w:rFonts w:ascii="Arial" w:hAnsi="Arial" w:cs="Arial" w:hint="eastAsia"/>
                <w:i w:val="0"/>
                <w:color w:val="auto"/>
              </w:rPr>
              <w:t>0</w:t>
            </w:r>
            <w:r>
              <w:rPr>
                <w:rFonts w:ascii="Arial" w:hAnsi="Arial" w:cs="Arial" w:hint="eastAsia"/>
                <w:i w:val="0"/>
                <w:color w:val="auto"/>
              </w:rPr>
              <w:t>时，右侧价格</w:t>
            </w:r>
            <w:proofErr w:type="gramStart"/>
            <w:r>
              <w:rPr>
                <w:rFonts w:ascii="Arial" w:hAnsi="Arial" w:cs="Arial" w:hint="eastAsia"/>
                <w:i w:val="0"/>
                <w:color w:val="auto"/>
              </w:rPr>
              <w:t>信息栏该参数</w:t>
            </w:r>
            <w:proofErr w:type="gramEnd"/>
            <w:r>
              <w:rPr>
                <w:rFonts w:ascii="Arial" w:hAnsi="Arial" w:cs="Arial" w:hint="eastAsia"/>
                <w:i w:val="0"/>
                <w:color w:val="auto"/>
              </w:rPr>
              <w:t>隐藏</w:t>
            </w:r>
          </w:p>
          <w:p w:rsidR="00F20BAF" w:rsidRDefault="00941D1C">
            <w:pPr>
              <w:pStyle w:val="infoblue"/>
              <w:numPr>
                <w:ilvl w:val="0"/>
                <w:numId w:val="1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当左侧全部参数都为</w:t>
            </w:r>
            <w:r>
              <w:rPr>
                <w:rFonts w:ascii="Arial" w:hAnsi="Arial" w:cs="Arial" w:hint="eastAsia"/>
                <w:i w:val="0"/>
                <w:color w:val="auto"/>
              </w:rPr>
              <w:t>0</w:t>
            </w:r>
            <w:r>
              <w:rPr>
                <w:rFonts w:ascii="Arial" w:hAnsi="Arial" w:cs="Arial" w:hint="eastAsia"/>
                <w:i w:val="0"/>
                <w:color w:val="auto"/>
              </w:rPr>
              <w:t>时，右侧价格信息栏显示</w:t>
            </w:r>
          </w:p>
          <w:p w:rsidR="00F20BAF" w:rsidRDefault="00941D1C">
            <w:pPr>
              <w:pStyle w:val="infoblue"/>
              <w:spacing w:before="0" w:beforeAutospacing="0" w:afterLines="50" w:after="156" w:afterAutospacing="0"/>
              <w:ind w:left="360" w:firstLineChars="0" w:firstLine="0"/>
              <w:rPr>
                <w:rFonts w:ascii="Arial" w:hAnsi="Arial" w:cs="Arial"/>
                <w:i w:val="0"/>
                <w:color w:val="FF0000"/>
              </w:rPr>
            </w:pPr>
            <w:r>
              <w:rPr>
                <w:rFonts w:ascii="Arial" w:hAnsi="Arial" w:cs="Arial"/>
                <w:i w:val="0"/>
                <w:color w:val="FF0000"/>
              </w:rPr>
              <w:t>”</w:t>
            </w:r>
            <w:r>
              <w:rPr>
                <w:rFonts w:hint="eastAsia"/>
              </w:rPr>
              <w:t xml:space="preserve"> </w:t>
            </w:r>
            <w:r>
              <w:rPr>
                <w:rFonts w:ascii="Arial" w:hAnsi="Arial" w:cs="Arial" w:hint="eastAsia"/>
                <w:i w:val="0"/>
                <w:color w:val="FF0000"/>
              </w:rPr>
              <w:t>请添加左侧参数的数量！</w:t>
            </w:r>
            <w:r>
              <w:rPr>
                <w:rFonts w:ascii="Arial" w:hAnsi="Arial" w:cs="Arial"/>
                <w:i w:val="0"/>
                <w:color w:val="FF0000"/>
              </w:rPr>
              <w:t>”</w:t>
            </w:r>
          </w:p>
          <w:p w:rsidR="00F20BAF" w:rsidRDefault="00941D1C">
            <w:pPr>
              <w:pStyle w:val="infoblue"/>
              <w:numPr>
                <w:ilvl w:val="0"/>
                <w:numId w:val="12"/>
              </w:numPr>
              <w:spacing w:before="0" w:beforeAutospacing="0" w:afterLines="50" w:after="156" w:afterAutospacing="0"/>
              <w:ind w:firstLineChars="0"/>
              <w:rPr>
                <w:rFonts w:ascii="Arial" w:hAnsi="Arial" w:cs="Arial"/>
                <w:i w:val="0"/>
                <w:color w:val="FF0000"/>
              </w:rPr>
            </w:pPr>
            <w:r>
              <w:rPr>
                <w:rFonts w:ascii="Arial" w:hAnsi="Arial" w:cs="Arial" w:hint="eastAsia"/>
                <w:i w:val="0"/>
                <w:color w:val="auto"/>
              </w:rPr>
              <w:t>在购买的参数数量与剩余库存一致时，用户再次点击添加按钮，页面浮现提示“已达本产品预订上限！”</w:t>
            </w:r>
            <w:r>
              <w:rPr>
                <w:rFonts w:ascii="Arial" w:hAnsi="Arial" w:cs="Arial" w:hint="eastAsia"/>
                <w:i w:val="0"/>
                <w:color w:val="auto"/>
              </w:rPr>
              <w:t>2</w:t>
            </w:r>
            <w:r>
              <w:rPr>
                <w:rFonts w:ascii="Arial" w:hAnsi="Arial" w:cs="Arial" w:hint="eastAsia"/>
                <w:i w:val="0"/>
                <w:color w:val="auto"/>
              </w:rPr>
              <w:t>秒后消失</w:t>
            </w:r>
          </w:p>
        </w:tc>
      </w:tr>
      <w:tr w:rsidR="00F20BAF">
        <w:trPr>
          <w:trHeight w:val="399"/>
          <w:jc w:val="center"/>
        </w:trPr>
        <w:tc>
          <w:tcPr>
            <w:tcW w:w="1466" w:type="dxa"/>
          </w:tcPr>
          <w:p w:rsidR="00F20BAF" w:rsidRDefault="00941D1C">
            <w:pPr>
              <w:ind w:firstLineChars="50" w:firstLine="105"/>
              <w:rPr>
                <w:szCs w:val="18"/>
              </w:rPr>
            </w:pPr>
            <w:r>
              <w:rPr>
                <w:rFonts w:hint="eastAsia"/>
                <w:szCs w:val="18"/>
              </w:rPr>
              <w:t>手机号</w:t>
            </w:r>
          </w:p>
        </w:tc>
        <w:tc>
          <w:tcPr>
            <w:tcW w:w="1460" w:type="dxa"/>
          </w:tcPr>
          <w:p w:rsidR="00F20BAF" w:rsidRDefault="00941D1C">
            <w:pPr>
              <w:rPr>
                <w:szCs w:val="18"/>
              </w:rPr>
            </w:pPr>
            <w:r>
              <w:rPr>
                <w:rFonts w:hint="eastAsia"/>
                <w:szCs w:val="18"/>
              </w:rPr>
              <w:t>鼠标操作过手机号输入框</w:t>
            </w:r>
          </w:p>
        </w:tc>
        <w:tc>
          <w:tcPr>
            <w:tcW w:w="1498" w:type="dxa"/>
          </w:tcPr>
          <w:p w:rsidR="00F20BAF" w:rsidRDefault="00941D1C">
            <w:pPr>
              <w:ind w:firstLineChars="150" w:firstLine="315"/>
              <w:jc w:val="left"/>
              <w:rPr>
                <w:szCs w:val="18"/>
              </w:rPr>
            </w:pPr>
            <w:r>
              <w:rPr>
                <w:rFonts w:hint="eastAsia"/>
                <w:szCs w:val="18"/>
              </w:rPr>
              <w:t>失去焦点</w:t>
            </w:r>
          </w:p>
        </w:tc>
        <w:tc>
          <w:tcPr>
            <w:tcW w:w="4926"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、判断手机号是否正确（格式、位数）。不正确，提示</w:t>
            </w:r>
            <w:r>
              <w:rPr>
                <w:rFonts w:ascii="Arial" w:hAnsi="Arial" w:cs="Arial" w:hint="eastAsia"/>
                <w:i w:val="0"/>
                <w:color w:val="auto"/>
              </w:rPr>
              <w:t>:</w:t>
            </w:r>
            <w:r>
              <w:rPr>
                <w:rFonts w:hint="eastAsia"/>
                <w:color w:val="FF0000"/>
              </w:rPr>
              <w:t xml:space="preserve"> </w:t>
            </w:r>
            <w:r>
              <w:rPr>
                <w:rFonts w:ascii="Arial" w:hAnsi="Arial" w:cs="Arial" w:hint="eastAsia"/>
                <w:i w:val="0"/>
                <w:color w:val="FF0000"/>
              </w:rPr>
              <w:t>请输入正确的手机号！</w:t>
            </w:r>
          </w:p>
        </w:tc>
      </w:tr>
    </w:tbl>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i w:val="0"/>
          <w:noProof/>
          <w:color w:val="auto"/>
        </w:rPr>
        <w:lastRenderedPageBreak/>
        <w:drawing>
          <wp:inline distT="0" distB="0" distL="0" distR="0" wp14:anchorId="669354F4" wp14:editId="3D2F0EA0">
            <wp:extent cx="5928995" cy="5558790"/>
            <wp:effectExtent l="0" t="0" r="0" b="3810"/>
            <wp:docPr id="1" name="图片 1" descr="C:\Users\Mf-CX07\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Mf-CX07\Desktop\3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28995" cy="5558790"/>
                    </a:xfrm>
                    <a:prstGeom prst="rect">
                      <a:avLst/>
                    </a:prstGeom>
                    <a:noFill/>
                    <a:ln>
                      <a:noFill/>
                    </a:ln>
                  </pic:spPr>
                </pic:pic>
              </a:graphicData>
            </a:graphic>
          </wp:inline>
        </w:drawing>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b/>
          <w:i w:val="0"/>
          <w:color w:val="auto"/>
        </w:rPr>
        <w:t>其他说明</w:t>
      </w:r>
      <w:r>
        <w:rPr>
          <w:rFonts w:ascii="Arial" w:hAnsi="Arial" w:cs="Arial" w:hint="eastAsia"/>
          <w:i w:val="0"/>
          <w:color w:val="auto"/>
        </w:rPr>
        <w:t>：</w:t>
      </w:r>
    </w:p>
    <w:p w:rsidR="00F20BAF" w:rsidRPr="00941D1C" w:rsidRDefault="00941D1C">
      <w:pPr>
        <w:pStyle w:val="5"/>
        <w:numPr>
          <w:ilvl w:val="0"/>
          <w:numId w:val="0"/>
        </w:numPr>
        <w:rPr>
          <w:strike/>
        </w:rPr>
      </w:pPr>
      <w:bookmarkStart w:id="27" w:name="_Toc17208"/>
      <w:r w:rsidRPr="00941D1C">
        <w:rPr>
          <w:rFonts w:hint="eastAsia"/>
          <w:strike/>
        </w:rPr>
        <w:t>上传的产品分类是</w:t>
      </w:r>
      <w:r w:rsidRPr="00941D1C">
        <w:rPr>
          <w:rFonts w:hint="eastAsia"/>
          <w:strike/>
          <w:color w:val="FF0000"/>
        </w:rPr>
        <w:t>住宿时</w:t>
      </w:r>
      <w:r w:rsidRPr="00941D1C">
        <w:rPr>
          <w:rFonts w:hint="eastAsia"/>
          <w:strike/>
        </w:rPr>
        <w:t>：</w:t>
      </w:r>
      <w:bookmarkEnd w:id="27"/>
    </w:p>
    <w:p w:rsidR="00F20BAF" w:rsidRPr="00941D1C" w:rsidRDefault="00941D1C">
      <w:pPr>
        <w:pStyle w:val="infoblue"/>
        <w:numPr>
          <w:ilvl w:val="0"/>
          <w:numId w:val="13"/>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预订信息显示‘入住日期’、‘离店日期’，‘出游日期’隐藏</w:t>
      </w:r>
    </w:p>
    <w:p w:rsidR="00F20BAF" w:rsidRPr="00941D1C" w:rsidRDefault="00941D1C">
      <w:pPr>
        <w:pStyle w:val="infoblue"/>
        <w:numPr>
          <w:ilvl w:val="0"/>
          <w:numId w:val="13"/>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离店日期默认是入住日期</w:t>
      </w:r>
      <w:r w:rsidRPr="00941D1C">
        <w:rPr>
          <w:rFonts w:ascii="Arial" w:hAnsi="Arial" w:cs="Arial" w:hint="eastAsia"/>
          <w:i w:val="0"/>
          <w:strike/>
          <w:color w:val="auto"/>
        </w:rPr>
        <w:t>+1</w:t>
      </w:r>
      <w:r w:rsidRPr="00941D1C">
        <w:rPr>
          <w:rFonts w:ascii="Arial" w:hAnsi="Arial" w:cs="Arial" w:hint="eastAsia"/>
          <w:i w:val="0"/>
          <w:strike/>
          <w:color w:val="auto"/>
        </w:rPr>
        <w:t>天。</w:t>
      </w:r>
    </w:p>
    <w:p w:rsidR="00F20BAF" w:rsidRPr="00941D1C" w:rsidRDefault="00941D1C">
      <w:pPr>
        <w:pStyle w:val="infoblue"/>
        <w:numPr>
          <w:ilvl w:val="0"/>
          <w:numId w:val="13"/>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修改入住日期时：</w:t>
      </w:r>
    </w:p>
    <w:p w:rsidR="00F20BAF" w:rsidRPr="00941D1C" w:rsidRDefault="00941D1C">
      <w:pPr>
        <w:pStyle w:val="infoblue"/>
        <w:spacing w:before="0" w:beforeAutospacing="0" w:afterLines="50" w:after="156" w:afterAutospacing="0"/>
        <w:ind w:left="570" w:firstLineChars="350" w:firstLine="735"/>
        <w:rPr>
          <w:rFonts w:ascii="Arial" w:hAnsi="Arial" w:cs="Arial"/>
          <w:i w:val="0"/>
          <w:strike/>
          <w:color w:val="auto"/>
        </w:rPr>
      </w:pPr>
      <w:r w:rsidRPr="00941D1C">
        <w:rPr>
          <w:rFonts w:ascii="Arial" w:hAnsi="Arial" w:cs="Arial" w:hint="eastAsia"/>
          <w:i w:val="0"/>
          <w:strike/>
          <w:color w:val="auto"/>
        </w:rPr>
        <w:t xml:space="preserve">a) </w:t>
      </w:r>
      <w:r w:rsidRPr="00941D1C">
        <w:rPr>
          <w:rFonts w:ascii="Arial" w:hAnsi="Arial" w:cs="Arial" w:hint="eastAsia"/>
          <w:i w:val="0"/>
          <w:strike/>
          <w:color w:val="auto"/>
        </w:rPr>
        <w:t>新选择的日期</w:t>
      </w:r>
      <w:r w:rsidRPr="00941D1C">
        <w:rPr>
          <w:rFonts w:ascii="Arial" w:hAnsi="Arial" w:cs="Arial" w:hint="eastAsia"/>
          <w:i w:val="0"/>
          <w:strike/>
          <w:color w:val="FF0000"/>
        </w:rPr>
        <w:t>小于</w:t>
      </w:r>
      <w:r w:rsidRPr="00941D1C">
        <w:rPr>
          <w:rFonts w:ascii="Arial" w:hAnsi="Arial" w:cs="Arial" w:hint="eastAsia"/>
          <w:i w:val="0"/>
          <w:strike/>
          <w:color w:val="auto"/>
        </w:rPr>
        <w:t>离店日期，离店日期不变</w:t>
      </w:r>
    </w:p>
    <w:p w:rsidR="00F20BAF" w:rsidRPr="00941D1C" w:rsidRDefault="00941D1C">
      <w:pPr>
        <w:pStyle w:val="infoblue"/>
        <w:spacing w:before="0" w:beforeAutospacing="0" w:afterLines="50" w:after="156" w:afterAutospacing="0"/>
        <w:ind w:left="570" w:firstLineChars="350" w:firstLine="735"/>
        <w:rPr>
          <w:rFonts w:ascii="Arial" w:hAnsi="Arial" w:cs="Arial"/>
          <w:i w:val="0"/>
          <w:strike/>
          <w:color w:val="auto"/>
        </w:rPr>
      </w:pPr>
      <w:r w:rsidRPr="00941D1C">
        <w:rPr>
          <w:rFonts w:ascii="Arial" w:hAnsi="Arial" w:cs="Arial" w:hint="eastAsia"/>
          <w:i w:val="0"/>
          <w:strike/>
          <w:color w:val="auto"/>
        </w:rPr>
        <w:t xml:space="preserve">b) </w:t>
      </w:r>
      <w:r w:rsidRPr="00941D1C">
        <w:rPr>
          <w:rFonts w:ascii="Arial" w:hAnsi="Arial" w:cs="Arial" w:hint="eastAsia"/>
          <w:i w:val="0"/>
          <w:strike/>
          <w:color w:val="auto"/>
        </w:rPr>
        <w:t>新选择的日期</w:t>
      </w:r>
      <w:r w:rsidRPr="00941D1C">
        <w:rPr>
          <w:rFonts w:ascii="Arial" w:hAnsi="Arial" w:cs="Arial" w:hint="eastAsia"/>
          <w:i w:val="0"/>
          <w:strike/>
          <w:color w:val="FF0000"/>
        </w:rPr>
        <w:t>大于</w:t>
      </w:r>
      <w:r w:rsidRPr="00941D1C">
        <w:rPr>
          <w:rFonts w:ascii="Arial" w:hAnsi="Arial" w:cs="Arial" w:hint="eastAsia"/>
          <w:i w:val="0"/>
          <w:strike/>
          <w:color w:val="auto"/>
        </w:rPr>
        <w:t>离店日期，离店日期默认是入住日期</w:t>
      </w:r>
      <w:r w:rsidRPr="00941D1C">
        <w:rPr>
          <w:rFonts w:ascii="Arial" w:hAnsi="Arial" w:cs="Arial" w:hint="eastAsia"/>
          <w:i w:val="0"/>
          <w:strike/>
          <w:color w:val="auto"/>
        </w:rPr>
        <w:t>+1</w:t>
      </w:r>
    </w:p>
    <w:p w:rsidR="00F20BAF" w:rsidRPr="00941D1C" w:rsidRDefault="00941D1C">
      <w:pPr>
        <w:pStyle w:val="infoblue"/>
        <w:numPr>
          <w:ilvl w:val="0"/>
          <w:numId w:val="13"/>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修改离店日期时，只能选择大于入住日期的时间，小于或等于入住日期的需要置灰</w:t>
      </w:r>
    </w:p>
    <w:p w:rsidR="00F20BAF" w:rsidRPr="00941D1C" w:rsidRDefault="00941D1C">
      <w:pPr>
        <w:pStyle w:val="infoblue"/>
        <w:numPr>
          <w:ilvl w:val="0"/>
          <w:numId w:val="13"/>
        </w:numPr>
        <w:spacing w:before="0" w:beforeAutospacing="0" w:afterLines="50" w:after="156" w:afterAutospacing="0"/>
        <w:ind w:firstLineChars="0"/>
        <w:rPr>
          <w:rFonts w:ascii="Arial" w:hAnsi="Arial" w:cs="Arial"/>
          <w:i w:val="0"/>
          <w:strike/>
          <w:color w:val="FF0000"/>
        </w:rPr>
      </w:pPr>
      <w:r w:rsidRPr="00941D1C">
        <w:rPr>
          <w:rFonts w:ascii="Arial" w:hAnsi="Arial" w:cs="Arial" w:hint="eastAsia"/>
          <w:i w:val="0"/>
          <w:strike/>
          <w:color w:val="FF0000"/>
        </w:rPr>
        <w:t>入住</w:t>
      </w:r>
      <w:r w:rsidRPr="00941D1C">
        <w:rPr>
          <w:rFonts w:ascii="Arial" w:hAnsi="Arial" w:cs="Arial" w:hint="eastAsia"/>
          <w:i w:val="0"/>
          <w:strike/>
          <w:color w:val="FF0000"/>
        </w:rPr>
        <w:t>xxx</w:t>
      </w:r>
      <w:r w:rsidRPr="00941D1C">
        <w:rPr>
          <w:rFonts w:ascii="Arial" w:hAnsi="Arial" w:cs="Arial" w:hint="eastAsia"/>
          <w:i w:val="0"/>
          <w:strike/>
          <w:color w:val="FF0000"/>
        </w:rPr>
        <w:t>晚，根据离店日期减去入住日期计算，</w:t>
      </w:r>
      <w:r w:rsidRPr="00941D1C">
        <w:rPr>
          <w:rFonts w:ascii="Arial" w:hAnsi="Arial" w:cs="Arial"/>
          <w:i w:val="0"/>
          <w:strike/>
          <w:color w:val="FF0000"/>
        </w:rPr>
        <w:t>比如入住</w:t>
      </w:r>
      <w:r w:rsidRPr="00941D1C">
        <w:rPr>
          <w:rFonts w:ascii="Arial" w:hAnsi="Arial" w:cs="Arial" w:hint="eastAsia"/>
          <w:i w:val="0"/>
          <w:strike/>
          <w:color w:val="FF0000"/>
        </w:rPr>
        <w:t>1</w:t>
      </w:r>
      <w:r w:rsidRPr="00941D1C">
        <w:rPr>
          <w:rFonts w:ascii="Arial" w:hAnsi="Arial" w:cs="Arial" w:hint="eastAsia"/>
          <w:i w:val="0"/>
          <w:strike/>
          <w:color w:val="FF0000"/>
        </w:rPr>
        <w:t>月</w:t>
      </w:r>
      <w:r w:rsidRPr="00941D1C">
        <w:rPr>
          <w:rFonts w:ascii="Arial" w:hAnsi="Arial" w:cs="Arial" w:hint="eastAsia"/>
          <w:i w:val="0"/>
          <w:strike/>
          <w:color w:val="FF0000"/>
        </w:rPr>
        <w:t>1</w:t>
      </w:r>
      <w:r w:rsidRPr="00941D1C">
        <w:rPr>
          <w:rFonts w:ascii="Arial" w:hAnsi="Arial" w:cs="Arial" w:hint="eastAsia"/>
          <w:i w:val="0"/>
          <w:strike/>
          <w:color w:val="FF0000"/>
        </w:rPr>
        <w:t>日</w:t>
      </w:r>
      <w:r w:rsidRPr="00941D1C">
        <w:rPr>
          <w:rFonts w:ascii="Arial" w:hAnsi="Arial" w:cs="Arial" w:hint="eastAsia"/>
          <w:i w:val="0"/>
          <w:strike/>
          <w:color w:val="FF0000"/>
        </w:rPr>
        <w:t xml:space="preserve">  </w:t>
      </w:r>
      <w:r w:rsidRPr="00941D1C">
        <w:rPr>
          <w:rFonts w:ascii="Arial" w:hAnsi="Arial" w:cs="Arial" w:hint="eastAsia"/>
          <w:i w:val="0"/>
          <w:strike/>
          <w:color w:val="FF0000"/>
        </w:rPr>
        <w:t>离店</w:t>
      </w:r>
      <w:r w:rsidRPr="00941D1C">
        <w:rPr>
          <w:rFonts w:ascii="Arial" w:hAnsi="Arial" w:cs="Arial" w:hint="eastAsia"/>
          <w:i w:val="0"/>
          <w:strike/>
          <w:color w:val="FF0000"/>
        </w:rPr>
        <w:t>1</w:t>
      </w:r>
      <w:r w:rsidRPr="00941D1C">
        <w:rPr>
          <w:rFonts w:ascii="Arial" w:hAnsi="Arial" w:cs="Arial" w:hint="eastAsia"/>
          <w:i w:val="0"/>
          <w:strike/>
          <w:color w:val="FF0000"/>
        </w:rPr>
        <w:t>月</w:t>
      </w:r>
      <w:r w:rsidRPr="00941D1C">
        <w:rPr>
          <w:rFonts w:ascii="Arial" w:hAnsi="Arial" w:cs="Arial" w:hint="eastAsia"/>
          <w:i w:val="0"/>
          <w:strike/>
          <w:color w:val="FF0000"/>
        </w:rPr>
        <w:t>5</w:t>
      </w:r>
      <w:r w:rsidRPr="00941D1C">
        <w:rPr>
          <w:rFonts w:ascii="Arial" w:hAnsi="Arial" w:cs="Arial" w:hint="eastAsia"/>
          <w:i w:val="0"/>
          <w:strike/>
          <w:color w:val="FF0000"/>
        </w:rPr>
        <w:t>日</w:t>
      </w:r>
      <w:r w:rsidRPr="00941D1C">
        <w:rPr>
          <w:rFonts w:ascii="Arial" w:hAnsi="Arial" w:cs="Arial"/>
          <w:i w:val="0"/>
          <w:strike/>
          <w:color w:val="FF0000"/>
        </w:rPr>
        <w:t>。就</w:t>
      </w:r>
      <w:r w:rsidRPr="00941D1C">
        <w:rPr>
          <w:rFonts w:ascii="Arial" w:hAnsi="Arial" w:cs="Arial" w:hint="eastAsia"/>
          <w:i w:val="0"/>
          <w:strike/>
          <w:color w:val="FF0000"/>
        </w:rPr>
        <w:t>入住</w:t>
      </w:r>
      <w:r w:rsidRPr="00941D1C">
        <w:rPr>
          <w:rFonts w:ascii="Arial" w:hAnsi="Arial" w:cs="Arial" w:hint="eastAsia"/>
          <w:i w:val="0"/>
          <w:strike/>
          <w:color w:val="FF0000"/>
        </w:rPr>
        <w:t xml:space="preserve"> 4</w:t>
      </w:r>
      <w:r w:rsidRPr="00941D1C">
        <w:rPr>
          <w:rFonts w:ascii="Arial" w:hAnsi="Arial" w:cs="Arial" w:hint="eastAsia"/>
          <w:i w:val="0"/>
          <w:strike/>
          <w:color w:val="FF0000"/>
        </w:rPr>
        <w:t>晚。</w:t>
      </w:r>
    </w:p>
    <w:p w:rsidR="00F20BAF" w:rsidRPr="00941D1C" w:rsidRDefault="00941D1C">
      <w:pPr>
        <w:pStyle w:val="infoblue"/>
        <w:numPr>
          <w:ilvl w:val="0"/>
          <w:numId w:val="13"/>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lastRenderedPageBreak/>
        <w:t>价格总计</w:t>
      </w:r>
      <w:r w:rsidRPr="00941D1C">
        <w:rPr>
          <w:rFonts w:ascii="Arial" w:hAnsi="Arial" w:cs="Arial" w:hint="eastAsia"/>
          <w:i w:val="0"/>
          <w:strike/>
          <w:color w:val="auto"/>
        </w:rPr>
        <w:t>=</w:t>
      </w:r>
      <w:r w:rsidRPr="00941D1C">
        <w:rPr>
          <w:rFonts w:ascii="Arial" w:hAnsi="Arial" w:cs="Arial" w:hint="eastAsia"/>
          <w:i w:val="0"/>
          <w:strike/>
          <w:color w:val="auto"/>
        </w:rPr>
        <w:t>（参数名称</w:t>
      </w:r>
      <w:r w:rsidRPr="00941D1C">
        <w:rPr>
          <w:rFonts w:ascii="Arial" w:hAnsi="Arial" w:cs="Arial" w:hint="eastAsia"/>
          <w:i w:val="0"/>
          <w:strike/>
          <w:color w:val="auto"/>
        </w:rPr>
        <w:t>*</w:t>
      </w:r>
      <w:r w:rsidRPr="00941D1C">
        <w:rPr>
          <w:rFonts w:ascii="Arial" w:hAnsi="Arial" w:cs="Arial" w:hint="eastAsia"/>
          <w:i w:val="0"/>
          <w:strike/>
          <w:color w:val="auto"/>
        </w:rPr>
        <w:t>参数数量</w:t>
      </w:r>
      <w:r w:rsidRPr="00941D1C">
        <w:rPr>
          <w:rFonts w:ascii="Arial" w:hAnsi="Arial" w:cs="Arial" w:hint="eastAsia"/>
          <w:i w:val="0"/>
          <w:strike/>
          <w:color w:val="auto"/>
        </w:rPr>
        <w:t>+</w:t>
      </w:r>
      <w:r w:rsidRPr="00941D1C">
        <w:rPr>
          <w:rFonts w:ascii="Arial" w:hAnsi="Arial" w:cs="Arial" w:hint="eastAsia"/>
          <w:i w:val="0"/>
          <w:strike/>
          <w:color w:val="auto"/>
        </w:rPr>
        <w:t>参数名称</w:t>
      </w:r>
      <w:r w:rsidRPr="00941D1C">
        <w:rPr>
          <w:rFonts w:ascii="Arial" w:hAnsi="Arial" w:cs="Arial" w:hint="eastAsia"/>
          <w:i w:val="0"/>
          <w:strike/>
          <w:color w:val="auto"/>
        </w:rPr>
        <w:t>*</w:t>
      </w:r>
      <w:r w:rsidRPr="00941D1C">
        <w:rPr>
          <w:rFonts w:ascii="Arial" w:hAnsi="Arial" w:cs="Arial" w:hint="eastAsia"/>
          <w:i w:val="0"/>
          <w:strike/>
          <w:color w:val="auto"/>
        </w:rPr>
        <w:t>参数数量</w:t>
      </w:r>
      <w:r w:rsidRPr="00941D1C">
        <w:rPr>
          <w:rFonts w:ascii="Arial" w:hAnsi="Arial" w:cs="Arial"/>
          <w:i w:val="0"/>
          <w:strike/>
          <w:color w:val="auto"/>
        </w:rPr>
        <w:t>…</w:t>
      </w:r>
      <w:r w:rsidRPr="00941D1C">
        <w:rPr>
          <w:rFonts w:ascii="Arial" w:hAnsi="Arial" w:cs="Arial" w:hint="eastAsia"/>
          <w:i w:val="0"/>
          <w:strike/>
          <w:color w:val="auto"/>
        </w:rPr>
        <w:t>..</w:t>
      </w:r>
      <w:r w:rsidRPr="00941D1C">
        <w:rPr>
          <w:rFonts w:ascii="Arial" w:hAnsi="Arial" w:cs="Arial" w:hint="eastAsia"/>
          <w:i w:val="0"/>
          <w:strike/>
          <w:color w:val="auto"/>
        </w:rPr>
        <w:t>）</w:t>
      </w:r>
      <w:r w:rsidRPr="00941D1C">
        <w:rPr>
          <w:rFonts w:ascii="Arial" w:hAnsi="Arial" w:cs="Arial" w:hint="eastAsia"/>
          <w:i w:val="0"/>
          <w:strike/>
          <w:color w:val="auto"/>
        </w:rPr>
        <w:t>*</w:t>
      </w:r>
      <w:r w:rsidRPr="00941D1C">
        <w:rPr>
          <w:rFonts w:ascii="Arial" w:hAnsi="Arial" w:cs="Arial" w:hint="eastAsia"/>
          <w:i w:val="0"/>
          <w:strike/>
          <w:color w:val="auto"/>
        </w:rPr>
        <w:t>入住</w:t>
      </w:r>
      <w:r w:rsidRPr="00941D1C">
        <w:rPr>
          <w:rFonts w:ascii="Arial" w:hAnsi="Arial" w:cs="Arial" w:hint="eastAsia"/>
          <w:i w:val="0"/>
          <w:strike/>
          <w:color w:val="auto"/>
        </w:rPr>
        <w:t>xxx</w:t>
      </w:r>
      <w:r w:rsidRPr="00941D1C">
        <w:rPr>
          <w:rFonts w:ascii="Arial" w:hAnsi="Arial" w:cs="Arial" w:hint="eastAsia"/>
          <w:i w:val="0"/>
          <w:strike/>
          <w:color w:val="auto"/>
        </w:rPr>
        <w:t>晚</w:t>
      </w:r>
    </w:p>
    <w:p w:rsidR="00F20BAF" w:rsidRPr="00941D1C" w:rsidRDefault="00941D1C">
      <w:pPr>
        <w:pStyle w:val="infoblue"/>
        <w:numPr>
          <w:ilvl w:val="0"/>
          <w:numId w:val="13"/>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参数名称和价格信息的交互操作和上面的一样，不做描述</w:t>
      </w:r>
    </w:p>
    <w:p w:rsidR="00F20BAF" w:rsidRDefault="00941D1C">
      <w:pPr>
        <w:pStyle w:val="infoblue"/>
        <w:spacing w:before="0" w:beforeAutospacing="0" w:afterLines="50" w:after="156" w:afterAutospacing="0"/>
        <w:ind w:left="570" w:firstLineChars="0" w:firstLine="0"/>
        <w:rPr>
          <w:rFonts w:ascii="Arial" w:hAnsi="Arial" w:cs="Arial"/>
          <w:i w:val="0"/>
          <w:color w:val="auto"/>
        </w:rPr>
      </w:pPr>
      <w:r w:rsidRPr="00D90C70">
        <w:rPr>
          <w:strike/>
          <w:noProof/>
        </w:rPr>
        <w:drawing>
          <wp:inline distT="0" distB="0" distL="0" distR="0" wp14:anchorId="5150DEE0" wp14:editId="26830D8B">
            <wp:extent cx="5486400" cy="2534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86400" cy="2534920"/>
                    </a:xfrm>
                    <a:prstGeom prst="rect">
                      <a:avLst/>
                    </a:prstGeom>
                  </pic:spPr>
                </pic:pic>
              </a:graphicData>
            </a:graphic>
          </wp:inline>
        </w:drawing>
      </w:r>
    </w:p>
    <w:p w:rsidR="00F20BAF" w:rsidRDefault="00F20BAF">
      <w:pPr>
        <w:pStyle w:val="infoblue"/>
        <w:spacing w:before="0" w:beforeAutospacing="0" w:afterLines="50" w:after="156" w:afterAutospacing="0"/>
        <w:ind w:left="570" w:firstLineChars="0" w:firstLine="0"/>
        <w:rPr>
          <w:rFonts w:ascii="Arial" w:hAnsi="Arial" w:cs="Arial"/>
          <w:i w:val="0"/>
          <w:color w:val="auto"/>
        </w:rPr>
      </w:pPr>
    </w:p>
    <w:p w:rsidR="00F20BAF" w:rsidRDefault="00F20BAF">
      <w:pPr>
        <w:pStyle w:val="infoblue"/>
        <w:spacing w:before="0" w:beforeAutospacing="0" w:afterLines="50" w:after="156" w:afterAutospacing="0"/>
        <w:ind w:left="570" w:firstLineChars="0" w:firstLine="0"/>
        <w:rPr>
          <w:rFonts w:ascii="Arial" w:hAnsi="Arial" w:cs="Arial"/>
          <w:i w:val="0"/>
          <w:color w:val="auto"/>
        </w:rPr>
      </w:pPr>
    </w:p>
    <w:p w:rsidR="00F20BAF" w:rsidRDefault="00941D1C">
      <w:pPr>
        <w:pStyle w:val="5"/>
        <w:numPr>
          <w:ilvl w:val="0"/>
          <w:numId w:val="0"/>
        </w:numPr>
      </w:pPr>
      <w:bookmarkStart w:id="28" w:name="_Toc8799"/>
      <w:r>
        <w:rPr>
          <w:rFonts w:hint="eastAsia"/>
        </w:rPr>
        <w:t>上传的产品分类是</w:t>
      </w:r>
      <w:r>
        <w:rPr>
          <w:rFonts w:hint="eastAsia"/>
          <w:color w:val="FF0000"/>
        </w:rPr>
        <w:t>小交通（包车）时</w:t>
      </w:r>
      <w:r>
        <w:rPr>
          <w:rFonts w:hint="eastAsia"/>
        </w:rPr>
        <w:t>：</w:t>
      </w:r>
      <w:bookmarkEnd w:id="28"/>
    </w:p>
    <w:p w:rsidR="00F20BAF" w:rsidRPr="00941D1C" w:rsidRDefault="00941D1C">
      <w:pPr>
        <w:pStyle w:val="infoblue"/>
        <w:numPr>
          <w:ilvl w:val="0"/>
          <w:numId w:val="14"/>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出游日期和结束日期可以是同一天</w:t>
      </w:r>
    </w:p>
    <w:p w:rsidR="00F20BAF" w:rsidRPr="00941D1C" w:rsidRDefault="00941D1C">
      <w:pPr>
        <w:pStyle w:val="infoblue"/>
        <w:numPr>
          <w:ilvl w:val="0"/>
          <w:numId w:val="14"/>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修改出游日期时：</w:t>
      </w:r>
    </w:p>
    <w:p w:rsidR="00F20BAF" w:rsidRPr="00941D1C" w:rsidRDefault="00941D1C">
      <w:pPr>
        <w:pStyle w:val="infoblue"/>
        <w:spacing w:before="0" w:beforeAutospacing="0" w:afterLines="50" w:after="156" w:afterAutospacing="0"/>
        <w:ind w:left="570" w:firstLineChars="350" w:firstLine="735"/>
        <w:rPr>
          <w:rFonts w:ascii="Arial" w:hAnsi="Arial" w:cs="Arial"/>
          <w:i w:val="0"/>
          <w:strike/>
          <w:color w:val="auto"/>
        </w:rPr>
      </w:pPr>
      <w:r w:rsidRPr="00941D1C">
        <w:rPr>
          <w:rFonts w:ascii="Arial" w:hAnsi="Arial" w:cs="Arial" w:hint="eastAsia"/>
          <w:i w:val="0"/>
          <w:strike/>
          <w:color w:val="auto"/>
        </w:rPr>
        <w:t xml:space="preserve">a) </w:t>
      </w:r>
      <w:r w:rsidRPr="00941D1C">
        <w:rPr>
          <w:rFonts w:ascii="Arial" w:hAnsi="Arial" w:cs="Arial" w:hint="eastAsia"/>
          <w:i w:val="0"/>
          <w:strike/>
          <w:color w:val="auto"/>
        </w:rPr>
        <w:t>新选择的日期</w:t>
      </w:r>
      <w:r w:rsidRPr="00941D1C">
        <w:rPr>
          <w:rFonts w:ascii="Arial" w:hAnsi="Arial" w:cs="Arial" w:hint="eastAsia"/>
          <w:i w:val="0"/>
          <w:strike/>
          <w:color w:val="FF0000"/>
        </w:rPr>
        <w:t>小于</w:t>
      </w:r>
      <w:r w:rsidRPr="00941D1C">
        <w:rPr>
          <w:rFonts w:ascii="Arial" w:hAnsi="Arial" w:cs="Arial" w:hint="eastAsia"/>
          <w:i w:val="0"/>
          <w:strike/>
          <w:color w:val="auto"/>
        </w:rPr>
        <w:t>结束日期，结束日期不变</w:t>
      </w:r>
    </w:p>
    <w:p w:rsidR="00F20BAF" w:rsidRPr="00941D1C" w:rsidRDefault="00941D1C">
      <w:pPr>
        <w:pStyle w:val="infoblue"/>
        <w:spacing w:before="0" w:beforeAutospacing="0" w:afterLines="50" w:after="156" w:afterAutospacing="0"/>
        <w:ind w:left="570" w:firstLineChars="350" w:firstLine="735"/>
        <w:rPr>
          <w:rFonts w:ascii="Arial" w:hAnsi="Arial" w:cs="Arial"/>
          <w:i w:val="0"/>
          <w:strike/>
          <w:color w:val="auto"/>
        </w:rPr>
      </w:pPr>
      <w:r w:rsidRPr="00941D1C">
        <w:rPr>
          <w:rFonts w:ascii="Arial" w:hAnsi="Arial" w:cs="Arial" w:hint="eastAsia"/>
          <w:i w:val="0"/>
          <w:strike/>
          <w:color w:val="auto"/>
        </w:rPr>
        <w:t xml:space="preserve">b) </w:t>
      </w:r>
      <w:r w:rsidRPr="00941D1C">
        <w:rPr>
          <w:rFonts w:ascii="Arial" w:hAnsi="Arial" w:cs="Arial" w:hint="eastAsia"/>
          <w:i w:val="0"/>
          <w:strike/>
          <w:color w:val="auto"/>
        </w:rPr>
        <w:t>新选择的日期</w:t>
      </w:r>
      <w:r w:rsidRPr="00941D1C">
        <w:rPr>
          <w:rFonts w:ascii="Arial" w:hAnsi="Arial" w:cs="Arial" w:hint="eastAsia"/>
          <w:i w:val="0"/>
          <w:strike/>
          <w:color w:val="FF0000"/>
        </w:rPr>
        <w:t>大于</w:t>
      </w:r>
      <w:r w:rsidRPr="00941D1C">
        <w:rPr>
          <w:rFonts w:ascii="Arial" w:hAnsi="Arial" w:cs="Arial" w:hint="eastAsia"/>
          <w:i w:val="0"/>
          <w:strike/>
          <w:color w:val="auto"/>
        </w:rPr>
        <w:t>结束日期，结束日期和出游日期一致</w:t>
      </w:r>
    </w:p>
    <w:p w:rsidR="00F20BAF" w:rsidRPr="00941D1C" w:rsidRDefault="00941D1C">
      <w:pPr>
        <w:pStyle w:val="infoblue"/>
        <w:numPr>
          <w:ilvl w:val="0"/>
          <w:numId w:val="14"/>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修改结束日期时，只能选择大于或等于出游日期的时间，小于出游日期的需要置灰</w:t>
      </w:r>
    </w:p>
    <w:p w:rsidR="00F20BAF" w:rsidRPr="00941D1C" w:rsidRDefault="00941D1C">
      <w:pPr>
        <w:pStyle w:val="infoblue"/>
        <w:numPr>
          <w:ilvl w:val="0"/>
          <w:numId w:val="14"/>
        </w:numPr>
        <w:spacing w:before="0" w:beforeAutospacing="0" w:afterLines="50" w:after="156" w:afterAutospacing="0"/>
        <w:ind w:firstLineChars="0"/>
        <w:rPr>
          <w:rFonts w:ascii="Arial" w:hAnsi="Arial" w:cs="Arial"/>
          <w:i w:val="0"/>
          <w:strike/>
          <w:color w:val="auto"/>
        </w:rPr>
      </w:pPr>
      <w:r w:rsidRPr="00941D1C">
        <w:rPr>
          <w:rFonts w:ascii="Arial" w:hAnsi="Arial" w:cs="Arial" w:hint="eastAsia"/>
          <w:i w:val="0"/>
          <w:strike/>
          <w:color w:val="auto"/>
        </w:rPr>
        <w:t>共</w:t>
      </w:r>
      <w:r w:rsidRPr="00941D1C">
        <w:rPr>
          <w:rFonts w:ascii="Arial" w:hAnsi="Arial" w:cs="Arial" w:hint="eastAsia"/>
          <w:i w:val="0"/>
          <w:strike/>
          <w:color w:val="auto"/>
        </w:rPr>
        <w:t>XX</w:t>
      </w:r>
      <w:r w:rsidRPr="00941D1C">
        <w:rPr>
          <w:rFonts w:ascii="Arial" w:hAnsi="Arial" w:cs="Arial" w:hint="eastAsia"/>
          <w:i w:val="0"/>
          <w:strike/>
          <w:color w:val="auto"/>
        </w:rPr>
        <w:t>天</w:t>
      </w:r>
      <w:r w:rsidRPr="00941D1C">
        <w:rPr>
          <w:rFonts w:ascii="Arial" w:hAnsi="Arial" w:cs="Arial" w:hint="eastAsia"/>
          <w:i w:val="0"/>
          <w:strike/>
          <w:color w:val="auto"/>
        </w:rPr>
        <w:t>=</w:t>
      </w:r>
      <w:r w:rsidRPr="00941D1C">
        <w:rPr>
          <w:rFonts w:ascii="Arial" w:hAnsi="Arial" w:cs="Arial" w:hint="eastAsia"/>
          <w:i w:val="0"/>
          <w:strike/>
          <w:color w:val="auto"/>
        </w:rPr>
        <w:t>（结束日期—出游日期）</w:t>
      </w:r>
      <w:r w:rsidRPr="00941D1C">
        <w:rPr>
          <w:rFonts w:ascii="Arial" w:hAnsi="Arial" w:cs="Arial" w:hint="eastAsia"/>
          <w:i w:val="0"/>
          <w:strike/>
          <w:color w:val="auto"/>
        </w:rPr>
        <w:t>+1</w:t>
      </w:r>
    </w:p>
    <w:p w:rsidR="00F20BAF" w:rsidRDefault="00941D1C">
      <w:pPr>
        <w:pStyle w:val="infoblue"/>
        <w:numPr>
          <w:ilvl w:val="0"/>
          <w:numId w:val="1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价格总计</w:t>
      </w:r>
      <w:r>
        <w:rPr>
          <w:rFonts w:ascii="Arial" w:hAnsi="Arial" w:cs="Arial" w:hint="eastAsia"/>
          <w:i w:val="0"/>
          <w:color w:val="auto"/>
        </w:rPr>
        <w:t>=</w:t>
      </w:r>
      <w:r>
        <w:rPr>
          <w:rFonts w:ascii="Arial" w:hAnsi="Arial" w:cs="Arial" w:hint="eastAsia"/>
          <w:i w:val="0"/>
          <w:color w:val="auto"/>
        </w:rPr>
        <w:t>（参数名称</w:t>
      </w:r>
      <w:r>
        <w:rPr>
          <w:rFonts w:ascii="Arial" w:hAnsi="Arial" w:cs="Arial" w:hint="eastAsia"/>
          <w:i w:val="0"/>
          <w:color w:val="auto"/>
        </w:rPr>
        <w:t>*</w:t>
      </w:r>
      <w:r>
        <w:rPr>
          <w:rFonts w:ascii="Arial" w:hAnsi="Arial" w:cs="Arial" w:hint="eastAsia"/>
          <w:i w:val="0"/>
          <w:color w:val="auto"/>
        </w:rPr>
        <w:t>参数数量</w:t>
      </w:r>
      <w:r>
        <w:rPr>
          <w:rFonts w:ascii="Arial" w:hAnsi="Arial" w:cs="Arial" w:hint="eastAsia"/>
          <w:i w:val="0"/>
          <w:color w:val="auto"/>
        </w:rPr>
        <w:t>+</w:t>
      </w:r>
      <w:r>
        <w:rPr>
          <w:rFonts w:ascii="Arial" w:hAnsi="Arial" w:cs="Arial" w:hint="eastAsia"/>
          <w:i w:val="0"/>
          <w:color w:val="auto"/>
        </w:rPr>
        <w:t>参数名称</w:t>
      </w:r>
      <w:r>
        <w:rPr>
          <w:rFonts w:ascii="Arial" w:hAnsi="Arial" w:cs="Arial" w:hint="eastAsia"/>
          <w:i w:val="0"/>
          <w:color w:val="auto"/>
        </w:rPr>
        <w:t>*</w:t>
      </w:r>
      <w:r>
        <w:rPr>
          <w:rFonts w:ascii="Arial" w:hAnsi="Arial" w:cs="Arial" w:hint="eastAsia"/>
          <w:i w:val="0"/>
          <w:color w:val="auto"/>
        </w:rPr>
        <w:t>参数数量</w:t>
      </w:r>
      <w:r>
        <w:rPr>
          <w:rFonts w:ascii="Arial" w:hAnsi="Arial" w:cs="Arial"/>
          <w:i w:val="0"/>
          <w:color w:val="auto"/>
        </w:rPr>
        <w:t>…</w:t>
      </w:r>
      <w:r>
        <w:rPr>
          <w:rFonts w:ascii="Arial" w:hAnsi="Arial" w:cs="Arial" w:hint="eastAsia"/>
          <w:i w:val="0"/>
          <w:color w:val="auto"/>
        </w:rPr>
        <w:t>..</w:t>
      </w:r>
      <w:r>
        <w:rPr>
          <w:rFonts w:ascii="Arial" w:hAnsi="Arial" w:cs="Arial" w:hint="eastAsia"/>
          <w:i w:val="0"/>
          <w:color w:val="auto"/>
        </w:rPr>
        <w:t>）</w:t>
      </w:r>
      <w:r>
        <w:rPr>
          <w:rFonts w:ascii="Arial" w:hAnsi="Arial" w:cs="Arial" w:hint="eastAsia"/>
          <w:i w:val="0"/>
          <w:color w:val="auto"/>
        </w:rPr>
        <w:t>*</w:t>
      </w:r>
      <w:r>
        <w:rPr>
          <w:rFonts w:ascii="Arial" w:hAnsi="Arial" w:cs="Arial" w:hint="eastAsia"/>
          <w:i w:val="0"/>
          <w:color w:val="auto"/>
        </w:rPr>
        <w:t>入住</w:t>
      </w:r>
      <w:r>
        <w:rPr>
          <w:rFonts w:ascii="Arial" w:hAnsi="Arial" w:cs="Arial" w:hint="eastAsia"/>
          <w:i w:val="0"/>
          <w:color w:val="auto"/>
        </w:rPr>
        <w:t>xxx</w:t>
      </w:r>
      <w:r>
        <w:rPr>
          <w:rFonts w:ascii="Arial" w:hAnsi="Arial" w:cs="Arial" w:hint="eastAsia"/>
          <w:i w:val="0"/>
          <w:color w:val="auto"/>
        </w:rPr>
        <w:t>晚</w:t>
      </w:r>
    </w:p>
    <w:p w:rsidR="00941D1C" w:rsidRDefault="00941D1C" w:rsidP="00941D1C">
      <w:pPr>
        <w:pStyle w:val="infoblue"/>
        <w:numPr>
          <w:ilvl w:val="0"/>
          <w:numId w:val="1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参数名称和价格信息的交互操作和上面的一样，不做描述</w:t>
      </w:r>
    </w:p>
    <w:p w:rsidR="00941D1C" w:rsidRPr="00D90C70" w:rsidRDefault="00941D1C" w:rsidP="00941D1C">
      <w:pPr>
        <w:pStyle w:val="infoblue"/>
        <w:numPr>
          <w:ilvl w:val="0"/>
          <w:numId w:val="14"/>
        </w:numPr>
        <w:spacing w:before="0" w:beforeAutospacing="0" w:afterLines="50" w:after="156" w:afterAutospacing="0"/>
        <w:ind w:firstLineChars="0"/>
        <w:rPr>
          <w:rFonts w:ascii="Arial" w:hAnsi="Arial" w:cs="Arial"/>
          <w:i w:val="0"/>
          <w:color w:val="auto"/>
        </w:rPr>
      </w:pPr>
      <w:r w:rsidRPr="00D90C70">
        <w:rPr>
          <w:rFonts w:ascii="Arial" w:hAnsi="Arial" w:cs="Arial" w:hint="eastAsia"/>
          <w:i w:val="0"/>
          <w:color w:val="auto"/>
        </w:rPr>
        <w:t>包车下单项去掉结束日期</w:t>
      </w:r>
      <w:r w:rsidR="00D90C70" w:rsidRPr="00D90C70">
        <w:rPr>
          <w:rFonts w:ascii="Arial" w:hAnsi="Arial" w:cs="Arial" w:hint="eastAsia"/>
          <w:i w:val="0"/>
          <w:color w:val="auto"/>
        </w:rPr>
        <w:t>，只保留出游日期</w:t>
      </w:r>
    </w:p>
    <w:p w:rsidR="00F20BAF" w:rsidRDefault="00941D1C">
      <w:pPr>
        <w:pStyle w:val="infoblue"/>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 xml:space="preserve">  </w:t>
      </w:r>
      <w:r w:rsidR="00D90C70">
        <w:rPr>
          <w:noProof/>
        </w:rPr>
        <w:drawing>
          <wp:inline distT="0" distB="0" distL="0" distR="0" wp14:anchorId="269C6DD0" wp14:editId="5A2D9170">
            <wp:extent cx="5486400" cy="24377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437765"/>
                    </a:xfrm>
                    <a:prstGeom prst="rect">
                      <a:avLst/>
                    </a:prstGeom>
                  </pic:spPr>
                </pic:pic>
              </a:graphicData>
            </a:graphic>
          </wp:inline>
        </w:drawing>
      </w:r>
    </w:p>
    <w:p w:rsidR="00F20BAF" w:rsidRDefault="00F20BAF">
      <w:pPr>
        <w:pStyle w:val="infoblue"/>
        <w:spacing w:before="0" w:beforeAutospacing="0" w:afterLines="50" w:after="156" w:afterAutospacing="0"/>
        <w:ind w:firstLineChars="0"/>
        <w:rPr>
          <w:rFonts w:ascii="Arial" w:hAnsi="Arial" w:cs="Arial"/>
          <w:i w:val="0"/>
          <w:color w:val="auto"/>
        </w:rPr>
      </w:pPr>
    </w:p>
    <w:p w:rsidR="00F20BAF" w:rsidRDefault="00F20BAF">
      <w:pPr>
        <w:pStyle w:val="infoblue"/>
        <w:spacing w:before="0" w:beforeAutospacing="0" w:afterLines="50" w:after="156" w:afterAutospacing="0"/>
        <w:ind w:firstLineChars="0"/>
        <w:rPr>
          <w:rFonts w:ascii="Arial" w:hAnsi="Arial" w:cs="Arial"/>
          <w:i w:val="0"/>
          <w:color w:val="auto"/>
        </w:rPr>
      </w:pPr>
    </w:p>
    <w:p w:rsidR="00F20BAF" w:rsidRDefault="00941D1C">
      <w:pPr>
        <w:pStyle w:val="5"/>
        <w:numPr>
          <w:ilvl w:val="0"/>
          <w:numId w:val="0"/>
        </w:numPr>
      </w:pPr>
      <w:bookmarkStart w:id="29" w:name="_Toc25685"/>
      <w:r>
        <w:rPr>
          <w:rFonts w:hint="eastAsia"/>
        </w:rPr>
        <w:t>上传的产品分类是</w:t>
      </w:r>
      <w:r>
        <w:rPr>
          <w:rFonts w:hint="eastAsia"/>
          <w:color w:val="FF0000"/>
        </w:rPr>
        <w:t>特产时</w:t>
      </w:r>
      <w:r>
        <w:rPr>
          <w:rFonts w:hint="eastAsia"/>
        </w:rPr>
        <w:t>：</w:t>
      </w:r>
      <w:bookmarkEnd w:id="29"/>
    </w:p>
    <w:p w:rsidR="00F20BAF" w:rsidRDefault="00941D1C">
      <w:pPr>
        <w:pStyle w:val="infoblue"/>
        <w:spacing w:before="0" w:beforeAutospacing="0" w:afterLines="50" w:after="156" w:afterAutospacing="0"/>
        <w:ind w:left="570" w:firstLineChars="0" w:firstLine="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、预订信息隐藏掉‘出游日期’</w:t>
      </w:r>
    </w:p>
    <w:p w:rsidR="00F20BAF" w:rsidRDefault="00941D1C">
      <w:pPr>
        <w:pStyle w:val="infoblue"/>
        <w:spacing w:before="0" w:beforeAutospacing="0" w:afterLines="50" w:after="156" w:afterAutospacing="0"/>
        <w:ind w:left="570" w:firstLineChars="0" w:firstLine="0"/>
        <w:rPr>
          <w:rFonts w:ascii="Arial" w:hAnsi="Arial" w:cs="Arial"/>
          <w:i w:val="0"/>
          <w:color w:val="auto"/>
        </w:rPr>
      </w:pPr>
      <w:r>
        <w:rPr>
          <w:noProof/>
        </w:rPr>
        <w:drawing>
          <wp:inline distT="0" distB="0" distL="0" distR="0">
            <wp:extent cx="5486400" cy="18186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486400" cy="1818640"/>
                    </a:xfrm>
                    <a:prstGeom prst="rect">
                      <a:avLst/>
                    </a:prstGeom>
                  </pic:spPr>
                </pic:pic>
              </a:graphicData>
            </a:graphic>
          </wp:inline>
        </w:drawing>
      </w:r>
    </w:p>
    <w:p w:rsidR="00F20BAF" w:rsidRDefault="00941D1C">
      <w:pPr>
        <w:pStyle w:val="infoblue"/>
        <w:spacing w:before="0" w:beforeAutospacing="0" w:afterLines="50" w:after="156" w:afterAutospacing="0"/>
        <w:ind w:firstLineChars="100" w:firstLine="210"/>
        <w:rPr>
          <w:rFonts w:ascii="Arial" w:hAnsi="Arial" w:cs="Arial"/>
          <w:i w:val="0"/>
          <w:color w:val="auto"/>
        </w:rPr>
      </w:pPr>
      <w:r>
        <w:rPr>
          <w:rFonts w:ascii="Arial" w:hAnsi="Arial" w:cs="Arial" w:hint="eastAsia"/>
          <w:i w:val="0"/>
          <w:color w:val="auto"/>
        </w:rPr>
        <w:t>5</w:t>
      </w:r>
      <w:r>
        <w:rPr>
          <w:rFonts w:ascii="Arial" w:hAnsi="Arial" w:cs="Arial" w:hint="eastAsia"/>
          <w:i w:val="0"/>
          <w:color w:val="auto"/>
        </w:rPr>
        <w:t>、</w:t>
      </w:r>
    </w:p>
    <w:p w:rsidR="00F20BAF" w:rsidRDefault="00941D1C" w:rsidP="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如果产品需要显示二次确认的提醒文字，</w:t>
      </w:r>
      <w:r>
        <w:rPr>
          <w:rFonts w:ascii="Arial" w:hAnsi="Arial" w:cs="Arial" w:hint="eastAsia"/>
          <w:i w:val="0"/>
          <w:color w:val="FF0000"/>
        </w:rPr>
        <w:t>支付成功页也要展示出来</w:t>
      </w:r>
    </w:p>
    <w:p w:rsidR="00F20BAF" w:rsidRDefault="00941D1C">
      <w:pPr>
        <w:pStyle w:val="infoblue"/>
        <w:spacing w:before="0" w:beforeAutospacing="0" w:afterLines="50" w:after="156" w:afterAutospacing="0"/>
        <w:ind w:firstLineChars="250" w:firstLine="525"/>
      </w:pPr>
      <w:r>
        <w:rPr>
          <w:noProof/>
        </w:rPr>
        <w:drawing>
          <wp:inline distT="0" distB="0" distL="0" distR="0">
            <wp:extent cx="5486400" cy="21475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486400" cy="2147570"/>
                    </a:xfrm>
                    <a:prstGeom prst="rect">
                      <a:avLst/>
                    </a:prstGeom>
                  </pic:spPr>
                </pic:pic>
              </a:graphicData>
            </a:graphic>
          </wp:inline>
        </w:drawing>
      </w:r>
    </w:p>
    <w:p w:rsidR="00F20BAF" w:rsidRDefault="00941D1C">
      <w:pPr>
        <w:pStyle w:val="4"/>
      </w:pPr>
      <w:bookmarkStart w:id="30" w:name="_Toc10335"/>
      <w:r>
        <w:rPr>
          <w:rFonts w:hint="eastAsia"/>
        </w:rPr>
        <w:lastRenderedPageBreak/>
        <w:t>支付</w:t>
      </w:r>
      <w:bookmarkEnd w:id="30"/>
    </w:p>
    <w:p w:rsidR="00F20BAF" w:rsidRDefault="00941D1C">
      <w:pPr>
        <w:spacing w:afterLines="50" w:after="156"/>
        <w:rPr>
          <w:rFonts w:ascii="Arial" w:hAnsi="Arial" w:cs="Arial"/>
          <w:b/>
        </w:rPr>
      </w:pPr>
      <w:r>
        <w:rPr>
          <w:rFonts w:ascii="Arial" w:hAnsi="Arial" w:cs="Arial"/>
          <w:b/>
        </w:rPr>
        <w:t>用户场景：</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用户完成</w:t>
      </w:r>
      <w:r>
        <w:rPr>
          <w:rFonts w:ascii="Arial" w:hAnsi="Arial" w:cs="Arial" w:hint="eastAsia"/>
          <w:i w:val="0"/>
          <w:color w:val="auto"/>
        </w:rPr>
        <w:t>联系人</w:t>
      </w:r>
      <w:r>
        <w:rPr>
          <w:rFonts w:ascii="Arial" w:hAnsi="Arial" w:cs="Arial"/>
          <w:i w:val="0"/>
          <w:color w:val="auto"/>
        </w:rPr>
        <w:t>信息以及其他的信息编辑后，</w:t>
      </w:r>
      <w:r>
        <w:rPr>
          <w:rFonts w:ascii="Arial" w:hAnsi="Arial" w:cs="Arial" w:hint="eastAsia"/>
          <w:i w:val="0"/>
          <w:color w:val="auto"/>
        </w:rPr>
        <w:t>并选择</w:t>
      </w:r>
      <w:r>
        <w:rPr>
          <w:rFonts w:ascii="Arial" w:hAnsi="Arial" w:cs="Arial"/>
          <w:i w:val="0"/>
          <w:color w:val="auto"/>
        </w:rPr>
        <w:t>自己支付后，点击确认订单，系统跳转到选择支付方式页面</w:t>
      </w:r>
      <w:r>
        <w:rPr>
          <w:rFonts w:ascii="Arial" w:hAnsi="Arial" w:cs="Arial" w:hint="eastAsia"/>
          <w:i w:val="0"/>
          <w:color w:val="auto"/>
        </w:rPr>
        <w:t>。</w:t>
      </w:r>
    </w:p>
    <w:p w:rsidR="00F20BAF" w:rsidRDefault="00941D1C">
      <w:pPr>
        <w:spacing w:afterLines="50" w:after="156"/>
        <w:rPr>
          <w:rFonts w:ascii="Arial" w:hAnsi="Arial" w:cs="Arial"/>
          <w:b/>
        </w:rPr>
      </w:pPr>
      <w:r>
        <w:rPr>
          <w:rFonts w:ascii="Arial" w:hAnsi="Arial" w:cs="Arial"/>
          <w:b/>
        </w:rPr>
        <w:t>输入</w:t>
      </w:r>
      <w:r>
        <w:rPr>
          <w:rFonts w:ascii="Arial" w:hAnsi="Arial" w:cs="Arial"/>
          <w:b/>
        </w:rPr>
        <w:t>\</w:t>
      </w:r>
      <w:r>
        <w:rPr>
          <w:rFonts w:ascii="Arial" w:hAnsi="Arial" w:cs="Arial"/>
          <w:b/>
        </w:rPr>
        <w:t>前置条件：</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、用户</w:t>
      </w:r>
      <w:r>
        <w:rPr>
          <w:rFonts w:ascii="Arial" w:hAnsi="Arial" w:cs="Arial"/>
          <w:i w:val="0"/>
          <w:color w:val="auto"/>
        </w:rPr>
        <w:t>必须处于登录状态</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2</w:t>
      </w:r>
      <w:r>
        <w:rPr>
          <w:rFonts w:ascii="Arial" w:hAnsi="Arial" w:cs="Arial" w:hint="eastAsia"/>
          <w:i w:val="0"/>
          <w:color w:val="auto"/>
        </w:rPr>
        <w:t>、用户</w:t>
      </w:r>
      <w:r>
        <w:rPr>
          <w:rFonts w:ascii="Arial" w:hAnsi="Arial" w:cs="Arial"/>
          <w:i w:val="0"/>
          <w:color w:val="auto"/>
        </w:rPr>
        <w:t>必须有采购权限</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3</w:t>
      </w:r>
      <w:r>
        <w:rPr>
          <w:rFonts w:ascii="Arial" w:hAnsi="Arial" w:cs="Arial" w:hint="eastAsia"/>
          <w:i w:val="0"/>
          <w:color w:val="auto"/>
        </w:rPr>
        <w:t>、</w:t>
      </w:r>
      <w:r>
        <w:rPr>
          <w:rFonts w:ascii="Arial" w:hAnsi="Arial" w:cs="Arial"/>
          <w:i w:val="0"/>
          <w:color w:val="auto"/>
        </w:rPr>
        <w:t>用户</w:t>
      </w:r>
      <w:r>
        <w:rPr>
          <w:rFonts w:ascii="Arial" w:hAnsi="Arial" w:cs="Arial" w:hint="eastAsia"/>
          <w:i w:val="0"/>
          <w:color w:val="auto"/>
        </w:rPr>
        <w:t>必须</w:t>
      </w:r>
      <w:r>
        <w:rPr>
          <w:rFonts w:ascii="Arial" w:hAnsi="Arial" w:cs="Arial"/>
          <w:i w:val="0"/>
          <w:color w:val="auto"/>
        </w:rPr>
        <w:t>选择自己支付</w:t>
      </w:r>
    </w:p>
    <w:p w:rsidR="00F20BAF" w:rsidRDefault="00941D1C">
      <w:pPr>
        <w:spacing w:afterLines="50" w:after="156"/>
        <w:rPr>
          <w:rFonts w:ascii="Arial" w:hAnsi="Arial" w:cs="Arial"/>
        </w:rPr>
      </w:pPr>
      <w:r>
        <w:rPr>
          <w:rFonts w:ascii="Arial" w:hAnsi="Arial" w:cs="Arial"/>
          <w:b/>
        </w:rPr>
        <w:t>流程说明：</w:t>
      </w:r>
      <w:r>
        <w:rPr>
          <w:rFonts w:ascii="Arial" w:hAnsi="Arial" w:cs="Arial"/>
        </w:rPr>
        <w:t>（用例图</w:t>
      </w:r>
      <w:r>
        <w:rPr>
          <w:rFonts w:ascii="Arial" w:hAnsi="Arial" w:cs="Arial" w:hint="eastAsia"/>
        </w:rPr>
        <w:t>/</w:t>
      </w:r>
      <w:r>
        <w:rPr>
          <w:rFonts w:ascii="Arial" w:hAnsi="Arial" w:cs="Arial" w:hint="eastAsia"/>
        </w:rPr>
        <w:t>流程</w:t>
      </w:r>
      <w:r>
        <w:rPr>
          <w:rFonts w:ascii="Arial" w:hAnsi="Arial" w:cs="Arial"/>
        </w:rPr>
        <w:t>图）</w:t>
      </w:r>
    </w:p>
    <w:p w:rsidR="00F20BAF" w:rsidRDefault="00941D1C">
      <w:pPr>
        <w:pStyle w:val="infoblue"/>
        <w:spacing w:before="0" w:beforeAutospacing="0" w:afterLines="50" w:after="156" w:afterAutospacing="0"/>
        <w:ind w:firstLineChars="0" w:firstLine="0"/>
      </w:pPr>
      <w:r>
        <w:object w:dxaOrig="9354" w:dyaOrig="701">
          <v:shape id="_x0000_i1027" type="#_x0000_t75" style="width:467.45pt;height:34.85pt" o:ole="">
            <v:imagedata r:id="rId26" o:title=""/>
          </v:shape>
          <o:OLEObject Type="Embed" ProgID="Visio.Drawing.15" ShapeID="_x0000_i1027" DrawAspect="Content" ObjectID="_1527526998" r:id="rId27"/>
        </w:object>
      </w:r>
    </w:p>
    <w:p w:rsidR="00F20BAF" w:rsidRDefault="00941D1C">
      <w:pPr>
        <w:pStyle w:val="infoblue"/>
        <w:spacing w:before="0" w:beforeAutospacing="0" w:afterLines="50" w:after="156" w:afterAutospacing="0"/>
        <w:ind w:firstLineChars="0" w:firstLine="0"/>
        <w:rPr>
          <w:color w:val="FF0000"/>
        </w:rPr>
      </w:pPr>
      <w:r>
        <w:rPr>
          <w:rFonts w:ascii="Arial" w:hAnsi="Arial" w:cs="Arial" w:hint="eastAsia"/>
          <w:i w:val="0"/>
          <w:color w:val="auto"/>
        </w:rPr>
        <w:t xml:space="preserve">   </w:t>
      </w:r>
      <w:r>
        <w:rPr>
          <w:rFonts w:ascii="Arial" w:hAnsi="Arial" w:cs="Arial" w:hint="eastAsia"/>
          <w:i w:val="0"/>
          <w:color w:val="FF0000"/>
        </w:rPr>
        <w:t xml:space="preserve"> </w:t>
      </w:r>
      <w:r>
        <w:rPr>
          <w:rFonts w:ascii="Arial" w:hAnsi="Arial" w:cs="Arial" w:hint="eastAsia"/>
          <w:i w:val="0"/>
          <w:color w:val="FF0000"/>
        </w:rPr>
        <w:t>注意：未支付订单的有效时长为</w:t>
      </w:r>
      <w:r>
        <w:rPr>
          <w:rFonts w:ascii="Arial" w:hAnsi="Arial" w:cs="Arial" w:hint="eastAsia"/>
          <w:i w:val="0"/>
          <w:color w:val="FF0000"/>
        </w:rPr>
        <w:t>15</w:t>
      </w:r>
      <w:r>
        <w:rPr>
          <w:rFonts w:ascii="Arial" w:hAnsi="Arial" w:cs="Arial" w:hint="eastAsia"/>
          <w:i w:val="0"/>
          <w:color w:val="FF0000"/>
        </w:rPr>
        <w:t>分钟，超时则自动取消订单。</w:t>
      </w:r>
    </w:p>
    <w:p w:rsidR="00F20BAF" w:rsidRDefault="00941D1C">
      <w:pPr>
        <w:spacing w:afterLines="50" w:after="156"/>
        <w:rPr>
          <w:rFonts w:ascii="Arial" w:hAnsi="Arial" w:cs="Arial"/>
          <w:b/>
        </w:rPr>
      </w:pPr>
      <w:r>
        <w:rPr>
          <w:rFonts w:ascii="Arial" w:hAnsi="Arial" w:cs="Arial"/>
          <w:b/>
        </w:rPr>
        <w:t>需求描述：</w:t>
      </w:r>
    </w:p>
    <w:p w:rsidR="00F20BAF" w:rsidRDefault="00941D1C">
      <w:r>
        <w:rPr>
          <w:rFonts w:hint="eastAsia"/>
        </w:rPr>
        <w:t xml:space="preserve">    1</w:t>
      </w:r>
      <w:r>
        <w:rPr>
          <w:rFonts w:hint="eastAsia"/>
        </w:rPr>
        <w:t>、</w:t>
      </w:r>
      <w:r>
        <w:t>当用户选择自己支付时，在</w:t>
      </w:r>
      <w:r>
        <w:rPr>
          <w:rFonts w:hint="eastAsia"/>
        </w:rPr>
        <w:t>下单</w:t>
      </w:r>
      <w:r>
        <w:t>页面点击确认订单，进入到选择支付页面</w:t>
      </w:r>
      <w:r>
        <w:rPr>
          <w:rFonts w:hint="eastAsia"/>
        </w:rPr>
        <w:t>，</w:t>
      </w:r>
      <w:r>
        <w:t>如下图：</w:t>
      </w:r>
    </w:p>
    <w:p w:rsidR="00F20BAF" w:rsidRDefault="00941D1C">
      <w:r>
        <w:rPr>
          <w:noProof/>
        </w:rPr>
        <w:drawing>
          <wp:inline distT="0" distB="0" distL="114300" distR="114300">
            <wp:extent cx="5941695" cy="4721860"/>
            <wp:effectExtent l="0" t="0" r="1905" b="254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8"/>
                    <a:stretch>
                      <a:fillRect/>
                    </a:stretch>
                  </pic:blipFill>
                  <pic:spPr>
                    <a:xfrm>
                      <a:off x="0" y="0"/>
                      <a:ext cx="5941695" cy="4721860"/>
                    </a:xfrm>
                    <a:prstGeom prst="rect">
                      <a:avLst/>
                    </a:prstGeom>
                    <a:noFill/>
                    <a:ln w="9525">
                      <a:noFill/>
                    </a:ln>
                  </pic:spPr>
                </pic:pic>
              </a:graphicData>
            </a:graphic>
          </wp:inline>
        </w:drawing>
      </w:r>
    </w:p>
    <w:p w:rsidR="00F20BAF" w:rsidRDefault="00941D1C">
      <w:pPr>
        <w:ind w:firstLine="435"/>
      </w:pPr>
      <w:r>
        <w:rPr>
          <w:rFonts w:hint="eastAsia"/>
        </w:rPr>
        <w:lastRenderedPageBreak/>
        <w:t>2</w:t>
      </w:r>
      <w:r>
        <w:rPr>
          <w:rFonts w:hint="eastAsia"/>
        </w:rPr>
        <w:t>、</w:t>
      </w:r>
      <w:r>
        <w:t>此时点击确认</w:t>
      </w:r>
      <w:r>
        <w:rPr>
          <w:rFonts w:hint="eastAsia"/>
        </w:rPr>
        <w:t>会弹出</w:t>
      </w:r>
      <w:r>
        <w:t>提示</w:t>
      </w:r>
      <w:r>
        <w:rPr>
          <w:rFonts w:hint="eastAsia"/>
        </w:rPr>
        <w:t>“请输入登录</w:t>
      </w:r>
      <w:r>
        <w:t>密码完成支付</w:t>
      </w:r>
      <w:r>
        <w:rPr>
          <w:rFonts w:hint="eastAsia"/>
        </w:rPr>
        <w:t>”密码输入</w:t>
      </w:r>
      <w:r>
        <w:t>正确，订单支付成功</w:t>
      </w:r>
      <w:r>
        <w:rPr>
          <w:rFonts w:hint="eastAsia"/>
        </w:rPr>
        <w:t>，</w:t>
      </w:r>
      <w:r>
        <w:t>密码输入错误，系统提示错误，并重新输入；</w:t>
      </w:r>
      <w:r>
        <w:rPr>
          <w:rFonts w:hint="eastAsia"/>
        </w:rPr>
        <w:t>判断时机</w:t>
      </w:r>
      <w:r>
        <w:t>为当用户点击确定按钮时，判断密码是否输入正确</w:t>
      </w:r>
    </w:p>
    <w:p w:rsidR="00F20BAF" w:rsidRDefault="00941D1C">
      <w:pPr>
        <w:jc w:val="center"/>
      </w:pPr>
      <w:r>
        <w:rPr>
          <w:noProof/>
        </w:rPr>
        <w:drawing>
          <wp:inline distT="0" distB="0" distL="0" distR="0">
            <wp:extent cx="3104515" cy="209486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3104762" cy="2095238"/>
                    </a:xfrm>
                    <a:prstGeom prst="rect">
                      <a:avLst/>
                    </a:prstGeom>
                  </pic:spPr>
                </pic:pic>
              </a:graphicData>
            </a:graphic>
          </wp:inline>
        </w:drawing>
      </w:r>
    </w:p>
    <w:p w:rsidR="00F20BAF" w:rsidRDefault="00941D1C">
      <w:pPr>
        <w:ind w:firstLine="435"/>
      </w:pPr>
      <w:r>
        <w:rPr>
          <w:rFonts w:hint="eastAsia"/>
        </w:rPr>
        <w:t xml:space="preserve">    </w:t>
      </w:r>
      <w:r>
        <w:t>选择取消，订单为未支付状态，系统跳转如下页面：</w:t>
      </w:r>
    </w:p>
    <w:p w:rsidR="00F20BAF" w:rsidRDefault="00F20BAF"/>
    <w:p w:rsidR="00F20BAF" w:rsidRDefault="00941D1C">
      <w:r>
        <w:rPr>
          <w:noProof/>
        </w:rPr>
        <w:drawing>
          <wp:inline distT="0" distB="0" distL="114300" distR="114300">
            <wp:extent cx="5935345" cy="2609215"/>
            <wp:effectExtent l="0" t="0" r="8255"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5935345" cy="2609215"/>
                    </a:xfrm>
                    <a:prstGeom prst="rect">
                      <a:avLst/>
                    </a:prstGeom>
                    <a:noFill/>
                    <a:ln w="9525">
                      <a:noFill/>
                    </a:ln>
                  </pic:spPr>
                </pic:pic>
              </a:graphicData>
            </a:graphic>
          </wp:inline>
        </w:drawing>
      </w:r>
    </w:p>
    <w:p w:rsidR="00F20BAF" w:rsidRDefault="00941D1C">
      <w:pPr>
        <w:numPr>
          <w:ilvl w:val="0"/>
          <w:numId w:val="15"/>
        </w:numPr>
      </w:pPr>
      <w:r>
        <w:rPr>
          <w:rFonts w:hint="eastAsia"/>
        </w:rPr>
        <w:t>当支付成功，会跳转至下图界面</w:t>
      </w:r>
    </w:p>
    <w:p w:rsidR="00F20BAF" w:rsidRDefault="00941D1C">
      <w:r>
        <w:rPr>
          <w:rFonts w:hint="eastAsia"/>
        </w:rPr>
        <w:t xml:space="preserve">   </w:t>
      </w:r>
      <w:r>
        <w:rPr>
          <w:rFonts w:hint="eastAsia"/>
        </w:rPr>
        <w:t>若订单对应产品需要二次确认，则会出现如图提示。</w:t>
      </w:r>
    </w:p>
    <w:p w:rsidR="00F20BAF" w:rsidRDefault="00941D1C">
      <w:r>
        <w:rPr>
          <w:noProof/>
        </w:rPr>
        <w:lastRenderedPageBreak/>
        <w:drawing>
          <wp:inline distT="0" distB="0" distL="114300" distR="114300">
            <wp:extent cx="5934075" cy="2868295"/>
            <wp:effectExtent l="0" t="0" r="952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934075" cy="2868295"/>
                    </a:xfrm>
                    <a:prstGeom prst="rect">
                      <a:avLst/>
                    </a:prstGeom>
                    <a:noFill/>
                    <a:ln w="9525">
                      <a:noFill/>
                    </a:ln>
                  </pic:spPr>
                </pic:pic>
              </a:graphicData>
            </a:graphic>
          </wp:inline>
        </w:drawing>
      </w:r>
    </w:p>
    <w:p w:rsidR="00F20BAF" w:rsidRDefault="00F20BAF"/>
    <w:p w:rsidR="00F20BAF" w:rsidRDefault="00941D1C">
      <w:pPr>
        <w:pStyle w:val="2"/>
        <w:tabs>
          <w:tab w:val="clear" w:pos="0"/>
          <w:tab w:val="left" w:pos="567"/>
        </w:tabs>
        <w:spacing w:before="0" w:beforeAutospacing="0" w:afterLines="50" w:after="156" w:afterAutospacing="0"/>
        <w:jc w:val="center"/>
        <w:rPr>
          <w:rFonts w:cs="Arial"/>
          <w:szCs w:val="28"/>
        </w:rPr>
      </w:pPr>
      <w:bookmarkStart w:id="31" w:name="_Toc1521"/>
      <w:r>
        <w:rPr>
          <w:rFonts w:cs="Arial"/>
          <w:szCs w:val="28"/>
        </w:rPr>
        <w:t>第</w:t>
      </w:r>
      <w:r>
        <w:rPr>
          <w:rFonts w:cs="Arial" w:hint="eastAsia"/>
          <w:szCs w:val="28"/>
        </w:rPr>
        <w:t>二</w:t>
      </w:r>
      <w:r>
        <w:rPr>
          <w:rFonts w:cs="Arial"/>
          <w:szCs w:val="28"/>
        </w:rPr>
        <w:t>部分</w:t>
      </w:r>
      <w:r>
        <w:rPr>
          <w:rFonts w:cs="Arial"/>
          <w:szCs w:val="28"/>
        </w:rPr>
        <w:t xml:space="preserve">  </w:t>
      </w:r>
      <w:r>
        <w:rPr>
          <w:rFonts w:cs="Arial" w:hint="eastAsia"/>
          <w:szCs w:val="28"/>
        </w:rPr>
        <w:t>我的订单</w:t>
      </w:r>
      <w:bookmarkEnd w:id="31"/>
    </w:p>
    <w:p w:rsidR="00F20BAF" w:rsidRDefault="00941D1C">
      <w:pPr>
        <w:pStyle w:val="3"/>
      </w:pPr>
      <w:bookmarkStart w:id="32" w:name="_Toc23006"/>
      <w:r>
        <w:t>产品概述</w:t>
      </w:r>
      <w:bookmarkEnd w:id="32"/>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该模块主要是我的订单列表和订单详情管理</w:t>
      </w:r>
    </w:p>
    <w:p w:rsidR="00F20BAF" w:rsidRDefault="00941D1C">
      <w:pPr>
        <w:pStyle w:val="3"/>
      </w:pPr>
      <w:bookmarkStart w:id="33" w:name="_Toc6940"/>
      <w:r>
        <w:t>产品</w:t>
      </w:r>
      <w:r>
        <w:rPr>
          <w:rFonts w:hint="eastAsia"/>
        </w:rPr>
        <w:t>结构（功能摘要）</w:t>
      </w:r>
      <w:bookmarkEnd w:id="33"/>
    </w:p>
    <w:tbl>
      <w:tblPr>
        <w:tblStyle w:val="-1"/>
        <w:tblW w:w="9576" w:type="dxa"/>
        <w:tblLayout w:type="fixed"/>
        <w:tblLook w:val="04A0" w:firstRow="1" w:lastRow="0" w:firstColumn="1" w:lastColumn="0" w:noHBand="0" w:noVBand="1"/>
      </w:tblPr>
      <w:tblGrid>
        <w:gridCol w:w="2394"/>
        <w:gridCol w:w="236"/>
        <w:gridCol w:w="2220"/>
        <w:gridCol w:w="236"/>
        <w:gridCol w:w="2266"/>
        <w:gridCol w:w="236"/>
        <w:gridCol w:w="1988"/>
      </w:tblGrid>
      <w:tr w:rsidR="00F20BAF" w:rsidTr="00F20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gridSpan w:val="2"/>
            <w:tcBorders>
              <w:right w:val="single" w:sz="4" w:space="0" w:color="auto"/>
            </w:tcBorders>
          </w:tcPr>
          <w:p w:rsidR="00F20BAF" w:rsidRDefault="00941D1C">
            <w:pPr>
              <w:pStyle w:val="infoblue"/>
              <w:spacing w:before="0" w:beforeAutospacing="0" w:afterLines="50" w:after="156" w:afterAutospacing="0"/>
              <w:ind w:firstLineChars="0" w:firstLine="0"/>
              <w:jc w:val="center"/>
              <w:rPr>
                <w:rFonts w:ascii="Arial" w:hAnsi="Arial" w:cs="Arial"/>
                <w:b w:val="0"/>
                <w:bCs w:val="0"/>
                <w:i w:val="0"/>
                <w:color w:val="FFFFFF" w:themeColor="background1"/>
              </w:rPr>
            </w:pPr>
            <w:r>
              <w:rPr>
                <w:rFonts w:ascii="Arial" w:hAnsi="Arial" w:cs="Arial" w:hint="eastAsia"/>
                <w:i w:val="0"/>
                <w:color w:val="FFFFFF" w:themeColor="background1"/>
              </w:rPr>
              <w:t>产品模块</w:t>
            </w:r>
          </w:p>
        </w:tc>
        <w:tc>
          <w:tcPr>
            <w:tcW w:w="2220"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主要功能点</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p>
        </w:tc>
        <w:tc>
          <w:tcPr>
            <w:tcW w:w="2266"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功能描述</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p>
        </w:tc>
        <w:tc>
          <w:tcPr>
            <w:tcW w:w="1988"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 w:val="0"/>
                <w:color w:val="FFFFFF" w:themeColor="background1"/>
              </w:rPr>
            </w:pPr>
            <w:r>
              <w:rPr>
                <w:rFonts w:ascii="Arial" w:hAnsi="Arial" w:cs="Arial" w:hint="eastAsia"/>
                <w:i w:val="0"/>
                <w:color w:val="FFFFFF" w:themeColor="background1"/>
              </w:rPr>
              <w:t>优先级</w:t>
            </w:r>
          </w:p>
        </w:tc>
      </w:tr>
      <w:tr w:rsidR="00F20BAF" w:rsidTr="00F20BAF">
        <w:tc>
          <w:tcPr>
            <w:cnfStyle w:val="001000000000" w:firstRow="0" w:lastRow="0" w:firstColumn="1" w:lastColumn="0" w:oddVBand="0" w:evenVBand="0" w:oddHBand="0" w:evenHBand="0" w:firstRowFirstColumn="0" w:firstRowLastColumn="0" w:lastRowFirstColumn="0" w:lastRowLastColumn="0"/>
            <w:tcW w:w="2394" w:type="dxa"/>
            <w:vMerge w:val="restart"/>
            <w:tcBorders>
              <w:top w:val="single" w:sz="8" w:space="0" w:color="4F81BD" w:themeColor="accent1"/>
              <w:left w:val="single" w:sz="8" w:space="0" w:color="4F81BD" w:themeColor="accent1"/>
              <w:bottom w:val="single" w:sz="8" w:space="0" w:color="4F81BD" w:themeColor="accent1"/>
            </w:tcBorders>
          </w:tcPr>
          <w:p w:rsidR="00F20BAF" w:rsidRDefault="00F20BAF">
            <w:pPr>
              <w:pStyle w:val="infoblue"/>
              <w:spacing w:before="0" w:beforeAutospacing="0" w:afterLines="50" w:after="156" w:afterAutospacing="0"/>
              <w:ind w:firstLineChars="0" w:firstLine="0"/>
              <w:jc w:val="center"/>
              <w:rPr>
                <w:rFonts w:ascii="Arial" w:hAnsi="Arial" w:cs="Arial"/>
                <w:b w:val="0"/>
                <w:bCs w:val="0"/>
                <w:i w:val="0"/>
                <w:color w:val="auto"/>
                <w:sz w:val="15"/>
                <w:szCs w:val="15"/>
              </w:rPr>
            </w:pPr>
          </w:p>
          <w:p w:rsidR="00F20BAF" w:rsidRDefault="00941D1C">
            <w:pPr>
              <w:pStyle w:val="infoblue"/>
              <w:spacing w:before="0" w:beforeAutospacing="0" w:afterLines="50" w:after="156" w:afterAutospacing="0"/>
              <w:ind w:firstLineChars="0" w:firstLine="0"/>
              <w:jc w:val="center"/>
              <w:rPr>
                <w:rFonts w:ascii="Arial" w:hAnsi="Arial" w:cs="Arial"/>
                <w:b w:val="0"/>
                <w:bCs w:val="0"/>
                <w:i w:val="0"/>
              </w:rPr>
            </w:pPr>
            <w:r>
              <w:rPr>
                <w:rFonts w:ascii="Arial" w:hAnsi="Arial" w:cs="Arial" w:hint="eastAsia"/>
                <w:i w:val="0"/>
                <w:color w:val="auto"/>
                <w:sz w:val="15"/>
                <w:szCs w:val="15"/>
              </w:rPr>
              <w:t xml:space="preserve">  </w:t>
            </w:r>
            <w:r>
              <w:rPr>
                <w:rFonts w:ascii="Arial" w:hAnsi="Arial" w:cs="Arial" w:hint="eastAsia"/>
                <w:i w:val="0"/>
                <w:color w:val="auto"/>
                <w:sz w:val="15"/>
                <w:szCs w:val="15"/>
              </w:rPr>
              <w:t>分销商</w:t>
            </w:r>
            <w:r>
              <w:rPr>
                <w:rFonts w:ascii="Arial" w:hAnsi="Arial" w:cs="Arial" w:hint="eastAsia"/>
                <w:i w:val="0"/>
                <w:color w:val="auto"/>
                <w:sz w:val="15"/>
                <w:szCs w:val="15"/>
              </w:rPr>
              <w:t>-</w:t>
            </w:r>
            <w:r>
              <w:rPr>
                <w:rFonts w:ascii="Arial" w:hAnsi="Arial" w:cs="Arial" w:hint="eastAsia"/>
                <w:i w:val="0"/>
                <w:color w:val="auto"/>
                <w:sz w:val="15"/>
                <w:szCs w:val="15"/>
              </w:rPr>
              <w:t>订单</w:t>
            </w:r>
          </w:p>
        </w:tc>
        <w:tc>
          <w:tcPr>
            <w:tcW w:w="236" w:type="dxa"/>
            <w:vMerge w:val="restart"/>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20" w:type="dxa"/>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订单列表</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展示产品的订单信息列表</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394" w:type="dxa"/>
            <w:vMerge/>
          </w:tcPr>
          <w:p w:rsidR="00F20BAF" w:rsidRDefault="00F20BAF">
            <w:pPr>
              <w:pStyle w:val="infoblue"/>
              <w:spacing w:before="0" w:beforeAutospacing="0" w:afterLines="50" w:after="156" w:afterAutospacing="0"/>
              <w:ind w:firstLineChars="0" w:firstLine="0"/>
              <w:rPr>
                <w:rFonts w:ascii="Arial" w:hAnsi="Arial" w:cs="Arial"/>
                <w:b w:val="0"/>
                <w:bCs w:val="0"/>
                <w:i w:val="0"/>
              </w:rPr>
            </w:pPr>
          </w:p>
        </w:tc>
        <w:tc>
          <w:tcPr>
            <w:tcW w:w="236" w:type="dxa"/>
            <w:vMerge/>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20" w:type="dxa"/>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订单详情</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tcBorders>
              <w:left w:val="single" w:sz="4" w:space="0" w:color="auto"/>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展示产品的订单详情信息</w:t>
            </w:r>
          </w:p>
        </w:tc>
        <w:tc>
          <w:tcPr>
            <w:tcW w:w="236" w:type="dxa"/>
            <w:tcBorders>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left w:val="single" w:sz="4" w:space="0" w:color="auto"/>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r w:rsidR="00F20BAF" w:rsidTr="00F20BAF">
        <w:tc>
          <w:tcPr>
            <w:cnfStyle w:val="001000000000" w:firstRow="0" w:lastRow="0" w:firstColumn="1" w:lastColumn="0" w:oddVBand="0" w:evenVBand="0" w:oddHBand="0" w:evenHBand="0" w:firstRowFirstColumn="0" w:firstRowLastColumn="0" w:lastRowFirstColumn="0" w:lastRowLastColumn="0"/>
            <w:tcW w:w="2394" w:type="dxa"/>
            <w:vMerge/>
            <w:tcBorders>
              <w:top w:val="single" w:sz="8" w:space="0" w:color="4F81BD" w:themeColor="accent1"/>
              <w:left w:val="single" w:sz="8" w:space="0" w:color="4F81BD" w:themeColor="accent1"/>
              <w:bottom w:val="single" w:sz="8" w:space="0" w:color="4F81BD" w:themeColor="accent1"/>
            </w:tcBorders>
          </w:tcPr>
          <w:p w:rsidR="00F20BAF" w:rsidRDefault="00F20BAF">
            <w:pPr>
              <w:pStyle w:val="infoblue"/>
              <w:spacing w:before="0" w:beforeAutospacing="0" w:afterLines="50" w:after="156" w:afterAutospacing="0"/>
              <w:ind w:firstLineChars="0" w:firstLine="0"/>
              <w:rPr>
                <w:rFonts w:ascii="Arial" w:hAnsi="Arial" w:cs="Arial"/>
                <w:b w:val="0"/>
                <w:bCs w:val="0"/>
                <w:i w:val="0"/>
                <w:color w:val="auto"/>
                <w:sz w:val="15"/>
                <w:szCs w:val="15"/>
              </w:rPr>
            </w:pPr>
          </w:p>
        </w:tc>
        <w:tc>
          <w:tcPr>
            <w:tcW w:w="236" w:type="dxa"/>
            <w:vMerge/>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20" w:type="dxa"/>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订单退款</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2266" w:type="dxa"/>
            <w:tcBorders>
              <w:top w:val="single" w:sz="8" w:space="0" w:color="4F81BD" w:themeColor="accent1"/>
              <w:left w:val="single" w:sz="4" w:space="0" w:color="auto"/>
              <w:bottom w:val="single" w:sz="8" w:space="0" w:color="4F81BD" w:themeColor="accent1"/>
            </w:tcBorders>
          </w:tcPr>
          <w:p w:rsidR="00F20BAF" w:rsidRDefault="00941D1C">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对购买商品进行退款</w:t>
            </w:r>
          </w:p>
        </w:tc>
        <w:tc>
          <w:tcPr>
            <w:tcW w:w="236" w:type="dxa"/>
            <w:tcBorders>
              <w:top w:val="single" w:sz="8" w:space="0" w:color="4F81BD" w:themeColor="accent1"/>
              <w:bottom w:val="single" w:sz="8" w:space="0" w:color="4F81BD" w:themeColor="accent1"/>
              <w:right w:val="single" w:sz="4" w:space="0" w:color="auto"/>
            </w:tcBorders>
          </w:tcPr>
          <w:p w:rsidR="00F20BAF" w:rsidRDefault="00F20BAF">
            <w:pPr>
              <w:pStyle w:val="infoblue"/>
              <w:spacing w:before="0" w:beforeAutospacing="0" w:afterLines="50" w:after="156" w:afterAutospacing="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i w:val="0"/>
              </w:rPr>
            </w:pPr>
          </w:p>
        </w:tc>
        <w:tc>
          <w:tcPr>
            <w:tcW w:w="1988" w:type="dxa"/>
            <w:tcBorders>
              <w:top w:val="single" w:sz="8" w:space="0" w:color="4F81BD" w:themeColor="accent1"/>
              <w:left w:val="single" w:sz="4" w:space="0" w:color="auto"/>
              <w:bottom w:val="single" w:sz="8" w:space="0" w:color="4F81BD" w:themeColor="accent1"/>
              <w:right w:val="single" w:sz="8" w:space="0" w:color="4F81BD" w:themeColor="accent1"/>
            </w:tcBorders>
          </w:tcPr>
          <w:p w:rsidR="00F20BAF" w:rsidRDefault="00941D1C">
            <w:pPr>
              <w:pStyle w:val="infoblue"/>
              <w:spacing w:before="0" w:beforeAutospacing="0" w:afterLines="50" w:after="156"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i w:val="0"/>
              </w:rPr>
            </w:pPr>
            <w:r>
              <w:rPr>
                <w:rFonts w:ascii="Arial" w:hAnsi="Arial" w:cs="Arial" w:hint="eastAsia"/>
                <w:i w:val="0"/>
                <w:color w:val="auto"/>
                <w:sz w:val="15"/>
                <w:szCs w:val="15"/>
              </w:rPr>
              <w:t>高</w:t>
            </w:r>
          </w:p>
        </w:tc>
      </w:tr>
    </w:tbl>
    <w:p w:rsidR="00F20BAF" w:rsidRDefault="00F20BAF">
      <w:pPr>
        <w:pStyle w:val="infoblue"/>
        <w:spacing w:before="0" w:beforeAutospacing="0" w:afterLines="50" w:after="156" w:afterAutospacing="0"/>
        <w:ind w:firstLineChars="0" w:firstLine="0"/>
        <w:rPr>
          <w:rFonts w:ascii="Arial" w:hAnsi="Arial" w:cs="Arial"/>
          <w:i w:val="0"/>
          <w:color w:val="auto"/>
        </w:rPr>
      </w:pPr>
    </w:p>
    <w:p w:rsidR="00F20BAF" w:rsidRDefault="00F20BAF">
      <w:pPr>
        <w:pStyle w:val="infoblue"/>
        <w:spacing w:before="0" w:beforeAutospacing="0" w:afterLines="50" w:after="156" w:afterAutospacing="0"/>
        <w:ind w:firstLine="420"/>
        <w:rPr>
          <w:rFonts w:ascii="Arial" w:hAnsi="Arial" w:cs="Arial"/>
          <w:i w:val="0"/>
          <w:color w:val="auto"/>
        </w:rPr>
      </w:pPr>
    </w:p>
    <w:p w:rsidR="00F20BAF" w:rsidRDefault="00941D1C">
      <w:pPr>
        <w:pStyle w:val="3"/>
      </w:pPr>
      <w:bookmarkStart w:id="34" w:name="_Toc22404"/>
      <w:r>
        <w:t>特性</w:t>
      </w:r>
      <w:r>
        <w:rPr>
          <w:rFonts w:hint="eastAsia"/>
        </w:rPr>
        <w:t>说明</w:t>
      </w:r>
      <w:bookmarkEnd w:id="34"/>
    </w:p>
    <w:p w:rsidR="00F20BAF" w:rsidRDefault="00941D1C">
      <w:pPr>
        <w:pStyle w:val="4"/>
        <w:ind w:leftChars="135" w:left="283"/>
      </w:pPr>
      <w:bookmarkStart w:id="35" w:name="_Toc15441"/>
      <w:r>
        <w:rPr>
          <w:rFonts w:hint="eastAsia"/>
        </w:rPr>
        <w:t>订单列表</w:t>
      </w:r>
      <w:bookmarkEnd w:id="35"/>
    </w:p>
    <w:p w:rsidR="00F20BAF" w:rsidRDefault="00941D1C">
      <w:pPr>
        <w:spacing w:afterLines="50" w:after="156"/>
        <w:rPr>
          <w:rFonts w:ascii="Arial" w:hAnsi="Arial" w:cs="Arial"/>
          <w:b/>
        </w:rPr>
      </w:pPr>
      <w:r>
        <w:rPr>
          <w:rFonts w:ascii="Arial" w:hAnsi="Arial" w:cs="Arial"/>
          <w:b/>
        </w:rPr>
        <w:t>用户场景：</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用户点击订单，进入到订单信息列表展示页</w:t>
      </w:r>
    </w:p>
    <w:p w:rsidR="00F20BAF" w:rsidRDefault="00941D1C">
      <w:pPr>
        <w:spacing w:afterLines="50" w:after="156"/>
        <w:rPr>
          <w:rFonts w:ascii="Arial" w:hAnsi="Arial" w:cs="Arial"/>
          <w:b/>
        </w:rPr>
      </w:pPr>
      <w:r>
        <w:rPr>
          <w:rFonts w:ascii="Arial" w:hAnsi="Arial" w:cs="Arial"/>
          <w:b/>
        </w:rPr>
        <w:t>输入</w:t>
      </w:r>
      <w:r>
        <w:rPr>
          <w:rFonts w:ascii="Arial" w:hAnsi="Arial" w:cs="Arial"/>
          <w:b/>
        </w:rPr>
        <w:t>\</w:t>
      </w:r>
      <w:r>
        <w:rPr>
          <w:rFonts w:ascii="Arial" w:hAnsi="Arial" w:cs="Arial"/>
          <w:b/>
        </w:rPr>
        <w:t>前置条件：</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hint="eastAsia"/>
          <w:i w:val="0"/>
          <w:color w:val="000000" w:themeColor="text1"/>
        </w:rPr>
        <w:t>1</w:t>
      </w:r>
      <w:r>
        <w:rPr>
          <w:rFonts w:ascii="Arial" w:hAnsi="Arial" w:cs="Arial" w:hint="eastAsia"/>
          <w:i w:val="0"/>
          <w:color w:val="000000" w:themeColor="text1"/>
        </w:rPr>
        <w:t>、用户必须</w:t>
      </w:r>
      <w:r>
        <w:rPr>
          <w:rFonts w:ascii="Arial" w:hAnsi="Arial" w:cs="Arial"/>
          <w:i w:val="0"/>
          <w:color w:val="000000" w:themeColor="text1"/>
        </w:rPr>
        <w:t>处于</w:t>
      </w:r>
      <w:r>
        <w:rPr>
          <w:rFonts w:ascii="Arial" w:hAnsi="Arial" w:cs="Arial" w:hint="eastAsia"/>
          <w:i w:val="0"/>
          <w:color w:val="000000" w:themeColor="text1"/>
        </w:rPr>
        <w:t>登录</w:t>
      </w:r>
      <w:r>
        <w:rPr>
          <w:rFonts w:ascii="Arial" w:hAnsi="Arial" w:cs="Arial"/>
          <w:i w:val="0"/>
          <w:color w:val="000000" w:themeColor="text1"/>
        </w:rPr>
        <w:t>状态</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i w:val="0"/>
          <w:color w:val="000000" w:themeColor="text1"/>
        </w:rPr>
        <w:lastRenderedPageBreak/>
        <w:t>2</w:t>
      </w:r>
      <w:r>
        <w:rPr>
          <w:rFonts w:ascii="Arial" w:hAnsi="Arial" w:cs="Arial" w:hint="eastAsia"/>
          <w:i w:val="0"/>
          <w:color w:val="000000" w:themeColor="text1"/>
        </w:rPr>
        <w:t>、</w:t>
      </w:r>
      <w:r>
        <w:rPr>
          <w:rFonts w:ascii="Arial" w:hAnsi="Arial" w:cs="Arial"/>
          <w:i w:val="0"/>
          <w:color w:val="000000" w:themeColor="text1"/>
        </w:rPr>
        <w:t>用户</w:t>
      </w:r>
      <w:r>
        <w:rPr>
          <w:rFonts w:ascii="Arial" w:hAnsi="Arial" w:cs="Arial" w:hint="eastAsia"/>
          <w:i w:val="0"/>
          <w:color w:val="000000" w:themeColor="text1"/>
        </w:rPr>
        <w:t>已经有订单历史记录</w:t>
      </w:r>
    </w:p>
    <w:p w:rsidR="00F20BAF" w:rsidRDefault="00941D1C">
      <w:pPr>
        <w:pStyle w:val="infoblue"/>
        <w:spacing w:before="0" w:beforeAutospacing="0" w:afterLines="50" w:after="156" w:afterAutospacing="0"/>
        <w:ind w:firstLineChars="0" w:firstLine="0"/>
        <w:rPr>
          <w:rFonts w:ascii="Arial" w:hAnsi="Arial" w:cs="Arial"/>
          <w:b/>
          <w:i w:val="0"/>
          <w:color w:val="000000" w:themeColor="text1"/>
        </w:rPr>
      </w:pPr>
      <w:r>
        <w:rPr>
          <w:rFonts w:ascii="Arial" w:hAnsi="Arial" w:cs="Arial" w:hint="eastAsia"/>
          <w:b/>
          <w:i w:val="0"/>
          <w:color w:val="000000" w:themeColor="text1"/>
        </w:rPr>
        <w:t>关键点说明：</w:t>
      </w:r>
    </w:p>
    <w:p w:rsidR="00F20BAF" w:rsidRDefault="00941D1C">
      <w:pPr>
        <w:pStyle w:val="infoblue"/>
        <w:numPr>
          <w:ilvl w:val="0"/>
          <w:numId w:val="16"/>
        </w:numPr>
        <w:spacing w:before="0" w:beforeAutospacing="0" w:afterLines="50" w:after="156" w:afterAutospacing="0"/>
        <w:ind w:firstLineChars="0"/>
        <w:rPr>
          <w:rFonts w:ascii="Arial" w:hAnsi="Arial" w:cs="Arial"/>
          <w:i w:val="0"/>
          <w:color w:val="000000" w:themeColor="text1"/>
        </w:rPr>
      </w:pPr>
      <w:r>
        <w:rPr>
          <w:rFonts w:ascii="Arial" w:hAnsi="Arial" w:cs="Arial" w:hint="eastAsia"/>
          <w:i w:val="0"/>
          <w:color w:val="000000" w:themeColor="text1"/>
        </w:rPr>
        <w:t>当所有子订单状态统一时，主订单状态才修改，保持和子订单状态一致。</w:t>
      </w:r>
    </w:p>
    <w:p w:rsidR="00F20BAF" w:rsidRDefault="00941D1C">
      <w:pPr>
        <w:pStyle w:val="infoblue"/>
        <w:numPr>
          <w:ilvl w:val="0"/>
          <w:numId w:val="17"/>
        </w:numPr>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t>商品状态有一个为‘已消费’状态时，主订单状态为已完成。</w:t>
      </w:r>
    </w:p>
    <w:p w:rsidR="00F20BAF" w:rsidRDefault="00941D1C">
      <w:pPr>
        <w:pStyle w:val="infoblue"/>
        <w:numPr>
          <w:ilvl w:val="0"/>
          <w:numId w:val="17"/>
        </w:numPr>
        <w:spacing w:before="0" w:beforeAutospacing="0" w:afterLines="50" w:after="156" w:afterAutospacing="0"/>
        <w:ind w:firstLineChars="0"/>
        <w:rPr>
          <w:rFonts w:ascii="Arial" w:hAnsi="Arial" w:cs="Arial"/>
          <w:i w:val="0"/>
          <w:color w:val="FF0000"/>
        </w:rPr>
      </w:pPr>
      <w:r>
        <w:rPr>
          <w:rFonts w:ascii="Arial" w:hAnsi="Arial" w:cs="Arial" w:hint="eastAsia"/>
          <w:i w:val="0"/>
          <w:color w:val="FF0000"/>
        </w:rPr>
        <w:t>当有部分商品处于‘待退款’或者‘已退款’时，不影响其他商品走正常的订单流程</w:t>
      </w:r>
    </w:p>
    <w:p w:rsidR="00F20BAF" w:rsidRDefault="00941D1C">
      <w:pPr>
        <w:pStyle w:val="infoblue"/>
        <w:spacing w:before="0" w:beforeAutospacing="0" w:afterLines="50" w:after="156" w:afterAutospacing="0"/>
        <w:ind w:leftChars="200" w:left="735" w:hangingChars="150" w:hanging="315"/>
        <w:rPr>
          <w:rFonts w:ascii="Arial" w:hAnsi="Arial" w:cs="Arial"/>
          <w:i w:val="0"/>
          <w:color w:val="auto"/>
        </w:rPr>
      </w:pPr>
      <w:r>
        <w:rPr>
          <w:rFonts w:ascii="Arial" w:hAnsi="Arial" w:cs="Arial" w:hint="eastAsia"/>
          <w:i w:val="0"/>
          <w:color w:val="auto"/>
        </w:rPr>
        <w:t>2</w:t>
      </w:r>
      <w:r>
        <w:rPr>
          <w:rFonts w:ascii="Arial" w:hAnsi="Arial" w:cs="Arial" w:hint="eastAsia"/>
          <w:i w:val="0"/>
          <w:color w:val="auto"/>
        </w:rPr>
        <w:t>、根据供应端上</w:t>
      </w:r>
      <w:proofErr w:type="gramStart"/>
      <w:r>
        <w:rPr>
          <w:rFonts w:ascii="Arial" w:hAnsi="Arial" w:cs="Arial" w:hint="eastAsia"/>
          <w:i w:val="0"/>
          <w:color w:val="auto"/>
        </w:rPr>
        <w:t>传产品</w:t>
      </w:r>
      <w:proofErr w:type="gramEnd"/>
      <w:r>
        <w:rPr>
          <w:rFonts w:ascii="Arial" w:hAnsi="Arial" w:cs="Arial" w:hint="eastAsia"/>
          <w:i w:val="0"/>
          <w:color w:val="auto"/>
        </w:rPr>
        <w:t>的参数判断是否需要二次确认。如否，订单就没有“待确认”状态，直接到“待消费”状态。</w:t>
      </w:r>
    </w:p>
    <w:p w:rsidR="00F20BAF" w:rsidRDefault="00941D1C">
      <w:pPr>
        <w:spacing w:afterLines="50" w:after="156"/>
        <w:rPr>
          <w:rFonts w:ascii="Arial" w:hAnsi="Arial" w:cs="Arial"/>
          <w:b/>
        </w:rPr>
      </w:pPr>
      <w:r>
        <w:rPr>
          <w:rFonts w:ascii="Arial" w:hAnsi="Arial" w:cs="Arial"/>
          <w:b/>
        </w:rPr>
        <w:t>需求描述：</w:t>
      </w:r>
    </w:p>
    <w:p w:rsidR="00F20BAF" w:rsidRDefault="00941D1C">
      <w:pPr>
        <w:pStyle w:val="infoblue"/>
        <w:numPr>
          <w:ilvl w:val="0"/>
          <w:numId w:val="1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每页展示</w:t>
      </w:r>
      <w:r>
        <w:rPr>
          <w:rFonts w:ascii="Arial" w:hAnsi="Arial" w:cs="Arial" w:hint="eastAsia"/>
          <w:i w:val="0"/>
          <w:color w:val="auto"/>
        </w:rPr>
        <w:t>20</w:t>
      </w:r>
      <w:r>
        <w:rPr>
          <w:rFonts w:ascii="Arial" w:hAnsi="Arial" w:cs="Arial" w:hint="eastAsia"/>
          <w:i w:val="0"/>
          <w:color w:val="auto"/>
        </w:rPr>
        <w:t>条数据，按照下单时间降序排列</w:t>
      </w:r>
    </w:p>
    <w:p w:rsidR="00F20BAF" w:rsidRDefault="00941D1C">
      <w:pPr>
        <w:pStyle w:val="infoblue"/>
        <w:numPr>
          <w:ilvl w:val="0"/>
          <w:numId w:val="1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订单状态：未支付、待确认、待消费、已完成、已退款、已取消</w:t>
      </w:r>
    </w:p>
    <w:p w:rsidR="00F20BAF" w:rsidRDefault="00941D1C">
      <w:pPr>
        <w:pStyle w:val="infoblue"/>
        <w:numPr>
          <w:ilvl w:val="0"/>
          <w:numId w:val="1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参数状态：</w:t>
      </w:r>
      <w:proofErr w:type="gramStart"/>
      <w:r>
        <w:rPr>
          <w:rFonts w:ascii="Arial" w:hAnsi="Arial" w:cs="Arial" w:hint="eastAsia"/>
          <w:i w:val="0"/>
          <w:color w:val="auto"/>
        </w:rPr>
        <w:t>不</w:t>
      </w:r>
      <w:proofErr w:type="gramEnd"/>
      <w:r>
        <w:rPr>
          <w:rFonts w:ascii="Arial" w:hAnsi="Arial" w:cs="Arial" w:hint="eastAsia"/>
          <w:i w:val="0"/>
          <w:color w:val="auto"/>
        </w:rPr>
        <w:t>可用、待确认、待消费、已消费、已退款、已取消</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noProof/>
          <w:color w:val="auto"/>
        </w:rPr>
        <w:drawing>
          <wp:inline distT="0" distB="0" distL="0" distR="0">
            <wp:extent cx="5941060" cy="4829175"/>
            <wp:effectExtent l="0" t="0" r="2540" b="9525"/>
            <wp:docPr id="20" name="图片 20" descr="C:\Users\Mf-CX07\Desktop\4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Mf-CX07\Desktop\444.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1060" cy="4829175"/>
                    </a:xfrm>
                    <a:prstGeom prst="rect">
                      <a:avLst/>
                    </a:prstGeom>
                    <a:noFill/>
                    <a:ln>
                      <a:noFill/>
                    </a:ln>
                  </pic:spPr>
                </pic:pic>
              </a:graphicData>
            </a:graphic>
          </wp:inline>
        </w:drawing>
      </w: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包含字段：</w:t>
      </w:r>
    </w:p>
    <w:tbl>
      <w:tblPr>
        <w:tblStyle w:val="ae"/>
        <w:tblW w:w="9275" w:type="dxa"/>
        <w:jc w:val="center"/>
        <w:tblLayout w:type="fixed"/>
        <w:tblLook w:val="04A0" w:firstRow="1" w:lastRow="0" w:firstColumn="1" w:lastColumn="0" w:noHBand="0" w:noVBand="1"/>
      </w:tblPr>
      <w:tblGrid>
        <w:gridCol w:w="1809"/>
        <w:gridCol w:w="1283"/>
        <w:gridCol w:w="6183"/>
      </w:tblGrid>
      <w:tr w:rsidR="00F20BAF">
        <w:trPr>
          <w:jc w:val="center"/>
        </w:trPr>
        <w:tc>
          <w:tcPr>
            <w:tcW w:w="1809" w:type="dxa"/>
            <w:shd w:val="clear" w:color="auto" w:fill="D9D9D9" w:themeFill="background1" w:themeFillShade="D9"/>
          </w:tcPr>
          <w:p w:rsidR="00F20BAF" w:rsidRDefault="00941D1C">
            <w:pPr>
              <w:jc w:val="center"/>
              <w:rPr>
                <w:szCs w:val="18"/>
              </w:rPr>
            </w:pPr>
            <w:r>
              <w:rPr>
                <w:rFonts w:hint="eastAsia"/>
                <w:szCs w:val="18"/>
              </w:rPr>
              <w:t>字段</w:t>
            </w:r>
          </w:p>
        </w:tc>
        <w:tc>
          <w:tcPr>
            <w:tcW w:w="1283" w:type="dxa"/>
            <w:shd w:val="clear" w:color="auto" w:fill="D9D9D9" w:themeFill="background1" w:themeFillShade="D9"/>
          </w:tcPr>
          <w:p w:rsidR="00F20BAF" w:rsidRDefault="00941D1C">
            <w:pPr>
              <w:jc w:val="center"/>
              <w:rPr>
                <w:szCs w:val="18"/>
              </w:rPr>
            </w:pPr>
            <w:r>
              <w:rPr>
                <w:rFonts w:hint="eastAsia"/>
                <w:szCs w:val="18"/>
              </w:rPr>
              <w:t>来源</w:t>
            </w:r>
          </w:p>
        </w:tc>
        <w:tc>
          <w:tcPr>
            <w:tcW w:w="6183" w:type="dxa"/>
            <w:shd w:val="clear" w:color="auto" w:fill="D9D9D9" w:themeFill="background1" w:themeFillShade="D9"/>
          </w:tcPr>
          <w:p w:rsidR="00F20BAF" w:rsidRDefault="00941D1C">
            <w:pPr>
              <w:jc w:val="center"/>
              <w:rPr>
                <w:szCs w:val="18"/>
              </w:rPr>
            </w:pPr>
            <w:r>
              <w:rPr>
                <w:rFonts w:hint="eastAsia"/>
                <w:szCs w:val="18"/>
              </w:rPr>
              <w:t>备注</w:t>
            </w:r>
          </w:p>
        </w:tc>
      </w:tr>
      <w:tr w:rsidR="00F20BAF">
        <w:trPr>
          <w:trHeight w:val="381"/>
          <w:jc w:val="center"/>
        </w:trPr>
        <w:tc>
          <w:tcPr>
            <w:tcW w:w="1809" w:type="dxa"/>
          </w:tcPr>
          <w:p w:rsidR="00F20BAF" w:rsidRDefault="00941D1C">
            <w:pPr>
              <w:rPr>
                <w:szCs w:val="18"/>
              </w:rPr>
            </w:pPr>
            <w:r>
              <w:rPr>
                <w:rFonts w:ascii="Arial" w:hAnsi="Arial" w:cs="Arial" w:hint="eastAsia"/>
              </w:rPr>
              <w:t>订单</w:t>
            </w:r>
            <w:r>
              <w:rPr>
                <w:rFonts w:ascii="Arial" w:hAnsi="Arial" w:cs="Arial" w:hint="eastAsia"/>
              </w:rPr>
              <w:t>ID</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szCs w:val="18"/>
              </w:rPr>
            </w:pPr>
            <w:r>
              <w:rPr>
                <w:rFonts w:ascii="Arial" w:hAnsi="Arial" w:cs="Arial" w:hint="eastAsia"/>
              </w:rPr>
              <w:t>订单的唯一标识</w:t>
            </w:r>
          </w:p>
        </w:tc>
      </w:tr>
      <w:tr w:rsidR="00F20BAF">
        <w:trPr>
          <w:trHeight w:val="281"/>
          <w:jc w:val="center"/>
        </w:trPr>
        <w:tc>
          <w:tcPr>
            <w:tcW w:w="1809" w:type="dxa"/>
          </w:tcPr>
          <w:p w:rsidR="00F20BAF" w:rsidRDefault="00941D1C">
            <w:pPr>
              <w:rPr>
                <w:szCs w:val="18"/>
              </w:rPr>
            </w:pPr>
            <w:r>
              <w:rPr>
                <w:rFonts w:ascii="Arial" w:hAnsi="Arial" w:cs="Arial" w:hint="eastAsia"/>
              </w:rPr>
              <w:lastRenderedPageBreak/>
              <w:t>产品名称</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szCs w:val="18"/>
              </w:rPr>
            </w:pPr>
            <w:r>
              <w:rPr>
                <w:rFonts w:hint="eastAsia"/>
                <w:szCs w:val="18"/>
              </w:rPr>
              <w:t>所下订单的名称</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参数</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szCs w:val="18"/>
              </w:rPr>
            </w:pPr>
            <w:r>
              <w:rPr>
                <w:rFonts w:hint="eastAsia"/>
                <w:szCs w:val="18"/>
              </w:rPr>
              <w:t>购买产品的参数名称</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数量</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szCs w:val="18"/>
              </w:rPr>
            </w:pPr>
            <w:r>
              <w:rPr>
                <w:rFonts w:hint="eastAsia"/>
                <w:szCs w:val="18"/>
              </w:rPr>
              <w:t>购买产品的参数数量</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产品类型</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szCs w:val="18"/>
              </w:rPr>
            </w:pPr>
            <w:r>
              <w:rPr>
                <w:rFonts w:hint="eastAsia"/>
                <w:szCs w:val="18"/>
              </w:rPr>
              <w:t>购买产品的产品类型</w:t>
            </w:r>
          </w:p>
        </w:tc>
      </w:tr>
      <w:tr w:rsidR="00F20BAF">
        <w:trPr>
          <w:trHeight w:val="281"/>
          <w:jc w:val="center"/>
        </w:trPr>
        <w:tc>
          <w:tcPr>
            <w:tcW w:w="1809" w:type="dxa"/>
          </w:tcPr>
          <w:p w:rsidR="00F20BAF" w:rsidRDefault="00941D1C">
            <w:pPr>
              <w:rPr>
                <w:szCs w:val="18"/>
              </w:rPr>
            </w:pPr>
            <w:r>
              <w:rPr>
                <w:rFonts w:ascii="Arial" w:hAnsi="Arial" w:cs="Arial" w:hint="eastAsia"/>
              </w:rPr>
              <w:t>下单时间</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szCs w:val="18"/>
              </w:rPr>
            </w:pPr>
            <w:r>
              <w:rPr>
                <w:rFonts w:ascii="Arial" w:hAnsi="Arial" w:cs="Arial" w:hint="eastAsia"/>
              </w:rPr>
              <w:t>生成订单号的时间</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可用时间</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rFonts w:ascii="Arial" w:hAnsi="Arial" w:cs="Arial"/>
              </w:rPr>
            </w:pPr>
            <w:r>
              <w:rPr>
                <w:rFonts w:ascii="Arial" w:hAnsi="Arial" w:cs="Arial" w:hint="eastAsia"/>
              </w:rPr>
              <w:t>订单的开始使用时间</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联系人姓名</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rFonts w:ascii="Arial" w:hAnsi="Arial" w:cs="Arial"/>
              </w:rPr>
            </w:pPr>
            <w:r>
              <w:rPr>
                <w:rFonts w:ascii="Arial" w:hAnsi="Arial" w:cs="Arial" w:hint="eastAsia"/>
              </w:rPr>
              <w:t>订单的联系人姓名</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联系人电话</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rFonts w:ascii="Arial" w:hAnsi="Arial" w:cs="Arial"/>
              </w:rPr>
            </w:pPr>
            <w:r>
              <w:rPr>
                <w:rFonts w:ascii="Arial" w:hAnsi="Arial" w:cs="Arial" w:hint="eastAsia"/>
              </w:rPr>
              <w:t>订单的联系人电话</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订单金额</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rFonts w:ascii="Arial" w:hAnsi="Arial" w:cs="Arial"/>
              </w:rPr>
            </w:pPr>
            <w:r>
              <w:rPr>
                <w:rFonts w:ascii="Arial" w:hAnsi="Arial" w:cs="Arial" w:hint="eastAsia"/>
              </w:rPr>
              <w:t>订单的支付金额</w:t>
            </w:r>
          </w:p>
        </w:tc>
      </w:tr>
      <w:tr w:rsidR="00F20BAF">
        <w:trPr>
          <w:trHeight w:val="281"/>
          <w:jc w:val="center"/>
        </w:trPr>
        <w:tc>
          <w:tcPr>
            <w:tcW w:w="1809" w:type="dxa"/>
          </w:tcPr>
          <w:p w:rsidR="00F20BAF" w:rsidRDefault="00941D1C">
            <w:pPr>
              <w:rPr>
                <w:rFonts w:ascii="Arial" w:hAnsi="Arial" w:cs="Arial"/>
              </w:rPr>
            </w:pPr>
            <w:r>
              <w:rPr>
                <w:rFonts w:ascii="Arial" w:hAnsi="Arial" w:cs="Arial" w:hint="eastAsia"/>
              </w:rPr>
              <w:t>订单状态</w:t>
            </w:r>
          </w:p>
        </w:tc>
        <w:tc>
          <w:tcPr>
            <w:tcW w:w="1283" w:type="dxa"/>
          </w:tcPr>
          <w:p w:rsidR="00F20BAF" w:rsidRDefault="00941D1C">
            <w:pPr>
              <w:rPr>
                <w:szCs w:val="18"/>
              </w:rPr>
            </w:pPr>
            <w:r>
              <w:rPr>
                <w:rFonts w:hint="eastAsia"/>
                <w:szCs w:val="18"/>
              </w:rPr>
              <w:t>分销端</w:t>
            </w:r>
          </w:p>
        </w:tc>
        <w:tc>
          <w:tcPr>
            <w:tcW w:w="6183" w:type="dxa"/>
          </w:tcPr>
          <w:p w:rsidR="00F20BAF" w:rsidRDefault="00941D1C">
            <w:pPr>
              <w:rPr>
                <w:rFonts w:ascii="Arial" w:hAnsi="Arial" w:cs="Arial"/>
              </w:rPr>
            </w:pPr>
            <w:r>
              <w:rPr>
                <w:rFonts w:ascii="Arial" w:hAnsi="Arial" w:cs="Arial" w:hint="eastAsia"/>
              </w:rPr>
              <w:t>订单的状态</w:t>
            </w:r>
          </w:p>
        </w:tc>
      </w:tr>
    </w:tbl>
    <w:p w:rsidR="00F20BAF" w:rsidRDefault="00941D1C">
      <w:pPr>
        <w:pStyle w:val="4"/>
        <w:ind w:leftChars="135" w:left="283"/>
      </w:pPr>
      <w:bookmarkStart w:id="36" w:name="_Toc12430"/>
      <w:r>
        <w:rPr>
          <w:rFonts w:hint="eastAsia"/>
        </w:rPr>
        <w:t>订单详情</w:t>
      </w:r>
      <w:bookmarkEnd w:id="36"/>
    </w:p>
    <w:p w:rsidR="00F20BAF" w:rsidRDefault="00941D1C">
      <w:pPr>
        <w:spacing w:afterLines="50" w:after="156"/>
        <w:rPr>
          <w:rFonts w:ascii="Arial" w:hAnsi="Arial" w:cs="Arial"/>
          <w:b/>
        </w:rPr>
      </w:pPr>
      <w:r>
        <w:rPr>
          <w:rFonts w:ascii="Arial" w:hAnsi="Arial" w:cs="Arial"/>
          <w:b/>
        </w:rPr>
        <w:t>用户场景：</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用户点击其中一个订单，进入订单详情页</w:t>
      </w:r>
    </w:p>
    <w:p w:rsidR="00F20BAF" w:rsidRDefault="00941D1C">
      <w:pPr>
        <w:spacing w:afterLines="50" w:after="156"/>
        <w:rPr>
          <w:rFonts w:ascii="Arial" w:hAnsi="Arial" w:cs="Arial"/>
          <w:b/>
        </w:rPr>
      </w:pPr>
      <w:r>
        <w:rPr>
          <w:rFonts w:ascii="Arial" w:hAnsi="Arial" w:cs="Arial"/>
          <w:b/>
        </w:rPr>
        <w:t>输入</w:t>
      </w:r>
      <w:r>
        <w:rPr>
          <w:rFonts w:ascii="Arial" w:hAnsi="Arial" w:cs="Arial"/>
          <w:b/>
        </w:rPr>
        <w:t>\</w:t>
      </w:r>
      <w:r>
        <w:rPr>
          <w:rFonts w:ascii="Arial" w:hAnsi="Arial" w:cs="Arial"/>
          <w:b/>
        </w:rPr>
        <w:t>前置条件：</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hint="eastAsia"/>
          <w:i w:val="0"/>
          <w:color w:val="000000" w:themeColor="text1"/>
        </w:rPr>
        <w:t>1</w:t>
      </w:r>
      <w:r>
        <w:rPr>
          <w:rFonts w:ascii="Arial" w:hAnsi="Arial" w:cs="Arial" w:hint="eastAsia"/>
          <w:i w:val="0"/>
          <w:color w:val="000000" w:themeColor="text1"/>
        </w:rPr>
        <w:t>、用户必须</w:t>
      </w:r>
      <w:r>
        <w:rPr>
          <w:rFonts w:ascii="Arial" w:hAnsi="Arial" w:cs="Arial"/>
          <w:i w:val="0"/>
          <w:color w:val="000000" w:themeColor="text1"/>
        </w:rPr>
        <w:t>处于</w:t>
      </w:r>
      <w:r>
        <w:rPr>
          <w:rFonts w:ascii="Arial" w:hAnsi="Arial" w:cs="Arial" w:hint="eastAsia"/>
          <w:i w:val="0"/>
          <w:color w:val="000000" w:themeColor="text1"/>
        </w:rPr>
        <w:t>登录</w:t>
      </w:r>
      <w:r>
        <w:rPr>
          <w:rFonts w:ascii="Arial" w:hAnsi="Arial" w:cs="Arial"/>
          <w:i w:val="0"/>
          <w:color w:val="000000" w:themeColor="text1"/>
        </w:rPr>
        <w:t>状态</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i w:val="0"/>
          <w:color w:val="000000" w:themeColor="text1"/>
        </w:rPr>
        <w:t>2</w:t>
      </w:r>
      <w:r>
        <w:rPr>
          <w:rFonts w:ascii="Arial" w:hAnsi="Arial" w:cs="Arial" w:hint="eastAsia"/>
          <w:i w:val="0"/>
          <w:color w:val="000000" w:themeColor="text1"/>
        </w:rPr>
        <w:t>、</w:t>
      </w:r>
      <w:r>
        <w:rPr>
          <w:rFonts w:ascii="Arial" w:hAnsi="Arial" w:cs="Arial"/>
          <w:i w:val="0"/>
          <w:color w:val="000000" w:themeColor="text1"/>
        </w:rPr>
        <w:t>用户</w:t>
      </w:r>
      <w:r>
        <w:rPr>
          <w:rFonts w:ascii="Arial" w:hAnsi="Arial" w:cs="Arial" w:hint="eastAsia"/>
          <w:i w:val="0"/>
          <w:color w:val="000000" w:themeColor="text1"/>
        </w:rPr>
        <w:t>已经有订单历史记录</w:t>
      </w:r>
    </w:p>
    <w:p w:rsidR="00F20BAF" w:rsidRDefault="00941D1C">
      <w:pPr>
        <w:spacing w:afterLines="50" w:after="156"/>
        <w:rPr>
          <w:rFonts w:ascii="Arial" w:hAnsi="Arial" w:cs="Arial"/>
          <w:b/>
        </w:rPr>
      </w:pPr>
      <w:r>
        <w:rPr>
          <w:rFonts w:ascii="Arial" w:hAnsi="Arial" w:cs="Arial"/>
          <w:b/>
        </w:rPr>
        <w:t>需求描述：</w:t>
      </w:r>
    </w:p>
    <w:p w:rsidR="00F20BAF" w:rsidRDefault="00941D1C">
      <w:pPr>
        <w:pStyle w:val="5"/>
        <w:numPr>
          <w:ilvl w:val="0"/>
          <w:numId w:val="0"/>
        </w:numPr>
      </w:pPr>
      <w:bookmarkStart w:id="37" w:name="_Toc16903"/>
      <w:r>
        <w:rPr>
          <w:rFonts w:hint="eastAsia"/>
        </w:rPr>
        <w:t>订单“未支付”状态：</w:t>
      </w:r>
      <w:bookmarkEnd w:id="37"/>
    </w:p>
    <w:p w:rsidR="00F20BAF" w:rsidRDefault="00941D1C">
      <w:pPr>
        <w:pStyle w:val="infoblue"/>
        <w:numPr>
          <w:ilvl w:val="0"/>
          <w:numId w:val="19"/>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需要“取消订单”按钮，“去支付”按钮</w:t>
      </w:r>
    </w:p>
    <w:p w:rsidR="00F20BAF" w:rsidRDefault="00941D1C">
      <w:pPr>
        <w:pStyle w:val="infoblue"/>
        <w:numPr>
          <w:ilvl w:val="0"/>
          <w:numId w:val="19"/>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“未支付”状态可以手动取消订单或超过</w:t>
      </w:r>
      <w:r>
        <w:rPr>
          <w:rFonts w:ascii="Arial" w:hAnsi="Arial" w:cs="Arial" w:hint="eastAsia"/>
          <w:i w:val="0"/>
          <w:color w:val="auto"/>
        </w:rPr>
        <w:t>10</w:t>
      </w:r>
      <w:r>
        <w:rPr>
          <w:rFonts w:ascii="Arial" w:hAnsi="Arial" w:cs="Arial" w:hint="eastAsia"/>
          <w:i w:val="0"/>
          <w:color w:val="auto"/>
        </w:rPr>
        <w:t>分钟未付款系统自动取消</w:t>
      </w:r>
    </w:p>
    <w:p w:rsidR="00F20BAF" w:rsidRDefault="00941D1C">
      <w:pPr>
        <w:spacing w:afterLines="50" w:after="156"/>
        <w:ind w:firstLineChars="205" w:firstLine="430"/>
        <w:rPr>
          <w:rFonts w:ascii="Arial" w:hAnsi="Arial" w:cs="Arial"/>
        </w:rPr>
      </w:pPr>
      <w:r>
        <w:rPr>
          <w:rFonts w:ascii="Arial" w:hAnsi="Arial" w:cs="Arial"/>
          <w:noProof/>
        </w:rPr>
        <w:lastRenderedPageBreak/>
        <w:drawing>
          <wp:inline distT="0" distB="0" distL="0" distR="0">
            <wp:extent cx="5935345" cy="4867910"/>
            <wp:effectExtent l="0" t="0" r="8255" b="8890"/>
            <wp:docPr id="11" name="图片 11" descr="C:\Users\Mf-CX07\Desktop\2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f-CX07\Desktop\222.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5345" cy="4867910"/>
                    </a:xfrm>
                    <a:prstGeom prst="rect">
                      <a:avLst/>
                    </a:prstGeom>
                    <a:noFill/>
                    <a:ln>
                      <a:noFill/>
                    </a:ln>
                  </pic:spPr>
                </pic:pic>
              </a:graphicData>
            </a:graphic>
          </wp:inline>
        </w:drawing>
      </w: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交互动作：</w:t>
      </w:r>
      <w:r>
        <w:rPr>
          <w:rFonts w:ascii="Arial" w:hAnsi="Arial" w:cs="Arial" w:hint="eastAsia"/>
          <w:i w:val="0"/>
          <w:color w:val="auto"/>
        </w:rPr>
        <w:t xml:space="preserve">  </w:t>
      </w:r>
    </w:p>
    <w:tbl>
      <w:tblPr>
        <w:tblStyle w:val="ae"/>
        <w:tblW w:w="9350" w:type="dxa"/>
        <w:jc w:val="center"/>
        <w:tblLayout w:type="fixed"/>
        <w:tblLook w:val="04A0" w:firstRow="1" w:lastRow="0" w:firstColumn="1" w:lastColumn="0" w:noHBand="0" w:noVBand="1"/>
      </w:tblPr>
      <w:tblGrid>
        <w:gridCol w:w="1466"/>
        <w:gridCol w:w="1460"/>
        <w:gridCol w:w="1498"/>
        <w:gridCol w:w="4926"/>
      </w:tblGrid>
      <w:tr w:rsidR="00F20BAF">
        <w:trPr>
          <w:jc w:val="center"/>
        </w:trPr>
        <w:tc>
          <w:tcPr>
            <w:tcW w:w="1466" w:type="dxa"/>
            <w:shd w:val="clear" w:color="auto" w:fill="D9D9D9" w:themeFill="background1" w:themeFillShade="D9"/>
          </w:tcPr>
          <w:p w:rsidR="00F20BAF" w:rsidRDefault="00941D1C">
            <w:pPr>
              <w:jc w:val="center"/>
              <w:rPr>
                <w:szCs w:val="18"/>
              </w:rPr>
            </w:pPr>
            <w:r>
              <w:rPr>
                <w:rFonts w:hint="eastAsia"/>
                <w:szCs w:val="18"/>
              </w:rPr>
              <w:t>对象</w:t>
            </w:r>
          </w:p>
        </w:tc>
        <w:tc>
          <w:tcPr>
            <w:tcW w:w="1460" w:type="dxa"/>
            <w:shd w:val="clear" w:color="auto" w:fill="D9D9D9" w:themeFill="background1" w:themeFillShade="D9"/>
          </w:tcPr>
          <w:p w:rsidR="00F20BAF" w:rsidRDefault="00941D1C">
            <w:pPr>
              <w:jc w:val="center"/>
              <w:rPr>
                <w:szCs w:val="18"/>
              </w:rPr>
            </w:pPr>
            <w:r>
              <w:rPr>
                <w:rFonts w:hint="eastAsia"/>
                <w:szCs w:val="18"/>
              </w:rPr>
              <w:t>前置条件</w:t>
            </w:r>
          </w:p>
        </w:tc>
        <w:tc>
          <w:tcPr>
            <w:tcW w:w="1498" w:type="dxa"/>
            <w:shd w:val="clear" w:color="auto" w:fill="D9D9D9" w:themeFill="background1" w:themeFillShade="D9"/>
          </w:tcPr>
          <w:p w:rsidR="00F20BAF" w:rsidRDefault="00941D1C">
            <w:pPr>
              <w:jc w:val="center"/>
              <w:rPr>
                <w:szCs w:val="18"/>
              </w:rPr>
            </w:pPr>
            <w:r>
              <w:rPr>
                <w:rFonts w:hint="eastAsia"/>
                <w:szCs w:val="18"/>
              </w:rPr>
              <w:t>动作</w:t>
            </w:r>
          </w:p>
        </w:tc>
        <w:tc>
          <w:tcPr>
            <w:tcW w:w="4926" w:type="dxa"/>
            <w:shd w:val="clear" w:color="auto" w:fill="D9D9D9" w:themeFill="background1" w:themeFillShade="D9"/>
          </w:tcPr>
          <w:p w:rsidR="00F20BAF" w:rsidRDefault="00941D1C">
            <w:pPr>
              <w:jc w:val="center"/>
              <w:rPr>
                <w:szCs w:val="18"/>
              </w:rPr>
            </w:pPr>
            <w:r>
              <w:rPr>
                <w:rFonts w:hint="eastAsia"/>
                <w:szCs w:val="18"/>
              </w:rPr>
              <w:t>交互</w:t>
            </w:r>
          </w:p>
        </w:tc>
      </w:tr>
      <w:tr w:rsidR="00F20BAF">
        <w:trPr>
          <w:trHeight w:val="399"/>
          <w:jc w:val="center"/>
        </w:trPr>
        <w:tc>
          <w:tcPr>
            <w:tcW w:w="1466" w:type="dxa"/>
          </w:tcPr>
          <w:p w:rsidR="00F20BAF" w:rsidRDefault="00941D1C">
            <w:pPr>
              <w:ind w:firstLineChars="50" w:firstLine="105"/>
              <w:rPr>
                <w:szCs w:val="18"/>
              </w:rPr>
            </w:pPr>
            <w:r>
              <w:rPr>
                <w:rFonts w:hint="eastAsia"/>
                <w:szCs w:val="18"/>
              </w:rPr>
              <w:t xml:space="preserve"> </w:t>
            </w:r>
            <w:r>
              <w:rPr>
                <w:rFonts w:hint="eastAsia"/>
                <w:szCs w:val="18"/>
              </w:rPr>
              <w:t>取消订单</w:t>
            </w:r>
          </w:p>
        </w:tc>
        <w:tc>
          <w:tcPr>
            <w:tcW w:w="1460" w:type="dxa"/>
          </w:tcPr>
          <w:p w:rsidR="00F20BAF" w:rsidRDefault="00941D1C">
            <w:pPr>
              <w:rPr>
                <w:szCs w:val="18"/>
              </w:rPr>
            </w:pPr>
            <w:r>
              <w:rPr>
                <w:rFonts w:hint="eastAsia"/>
                <w:szCs w:val="18"/>
              </w:rPr>
              <w:t xml:space="preserve"> </w:t>
            </w:r>
            <w:r>
              <w:rPr>
                <w:rFonts w:hint="eastAsia"/>
                <w:szCs w:val="18"/>
              </w:rPr>
              <w:t>未支付状态</w:t>
            </w:r>
          </w:p>
        </w:tc>
        <w:tc>
          <w:tcPr>
            <w:tcW w:w="1498" w:type="dxa"/>
          </w:tcPr>
          <w:p w:rsidR="00F20BAF" w:rsidRDefault="00941D1C">
            <w:pPr>
              <w:ind w:firstLineChars="150" w:firstLine="315"/>
              <w:jc w:val="left"/>
              <w:rPr>
                <w:szCs w:val="18"/>
              </w:rPr>
            </w:pPr>
            <w:r>
              <w:rPr>
                <w:rFonts w:hint="eastAsia"/>
                <w:szCs w:val="18"/>
              </w:rPr>
              <w:t>点击</w:t>
            </w:r>
          </w:p>
        </w:tc>
        <w:tc>
          <w:tcPr>
            <w:tcW w:w="4926"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次弹框确认。是否取消本次订单（不取消，确认取消）</w:t>
            </w:r>
          </w:p>
        </w:tc>
      </w:tr>
      <w:tr w:rsidR="00F20BAF">
        <w:trPr>
          <w:trHeight w:val="399"/>
          <w:jc w:val="center"/>
        </w:trPr>
        <w:tc>
          <w:tcPr>
            <w:tcW w:w="1466" w:type="dxa"/>
          </w:tcPr>
          <w:p w:rsidR="00F20BAF" w:rsidRDefault="00941D1C">
            <w:pPr>
              <w:ind w:firstLineChars="50" w:firstLine="105"/>
              <w:rPr>
                <w:szCs w:val="18"/>
              </w:rPr>
            </w:pPr>
            <w:r>
              <w:rPr>
                <w:rFonts w:hint="eastAsia"/>
                <w:szCs w:val="18"/>
              </w:rPr>
              <w:t xml:space="preserve"> </w:t>
            </w:r>
            <w:r>
              <w:rPr>
                <w:rFonts w:hint="eastAsia"/>
                <w:szCs w:val="18"/>
              </w:rPr>
              <w:t>去支付</w:t>
            </w:r>
          </w:p>
        </w:tc>
        <w:tc>
          <w:tcPr>
            <w:tcW w:w="1460" w:type="dxa"/>
          </w:tcPr>
          <w:p w:rsidR="00F20BAF" w:rsidRDefault="00941D1C">
            <w:pPr>
              <w:ind w:firstLineChars="50" w:firstLine="105"/>
              <w:rPr>
                <w:szCs w:val="18"/>
              </w:rPr>
            </w:pPr>
            <w:r>
              <w:rPr>
                <w:rFonts w:hint="eastAsia"/>
                <w:szCs w:val="18"/>
              </w:rPr>
              <w:t>未支付状态</w:t>
            </w:r>
          </w:p>
        </w:tc>
        <w:tc>
          <w:tcPr>
            <w:tcW w:w="1498" w:type="dxa"/>
          </w:tcPr>
          <w:p w:rsidR="00F20BAF" w:rsidRDefault="00941D1C">
            <w:pPr>
              <w:ind w:firstLineChars="150" w:firstLine="315"/>
              <w:jc w:val="left"/>
              <w:rPr>
                <w:szCs w:val="18"/>
              </w:rPr>
            </w:pPr>
            <w:r>
              <w:rPr>
                <w:rFonts w:hint="eastAsia"/>
                <w:szCs w:val="18"/>
              </w:rPr>
              <w:t>点击</w:t>
            </w:r>
          </w:p>
        </w:tc>
        <w:tc>
          <w:tcPr>
            <w:tcW w:w="4926"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跳到支付页面，支付页面和原来一样</w:t>
            </w:r>
          </w:p>
        </w:tc>
      </w:tr>
    </w:tbl>
    <w:p w:rsidR="00F20BAF" w:rsidRDefault="00F20BAF">
      <w:pPr>
        <w:spacing w:afterLines="50" w:after="156"/>
        <w:rPr>
          <w:rFonts w:ascii="Arial" w:hAnsi="Arial" w:cs="Arial"/>
        </w:rPr>
      </w:pPr>
    </w:p>
    <w:p w:rsidR="00F20BAF" w:rsidRDefault="00941D1C">
      <w:pPr>
        <w:pStyle w:val="5"/>
        <w:numPr>
          <w:ilvl w:val="0"/>
          <w:numId w:val="0"/>
        </w:numPr>
        <w:rPr>
          <w:color w:val="000000" w:themeColor="text1"/>
        </w:rPr>
      </w:pPr>
      <w:bookmarkStart w:id="38" w:name="_Toc15024"/>
      <w:r>
        <w:rPr>
          <w:rFonts w:hint="eastAsia"/>
        </w:rPr>
        <w:t>订单“待确认”状态：</w:t>
      </w:r>
      <w:bookmarkEnd w:id="38"/>
    </w:p>
    <w:p w:rsidR="00F20BAF" w:rsidRDefault="00941D1C">
      <w:pPr>
        <w:pStyle w:val="infoblue"/>
        <w:spacing w:before="0" w:beforeAutospacing="0" w:afterLines="50" w:after="156" w:afterAutospacing="0"/>
        <w:ind w:left="885" w:firstLineChars="0" w:firstLine="0"/>
        <w:rPr>
          <w:rFonts w:ascii="Arial" w:hAnsi="Arial" w:cs="Arial"/>
          <w:i w:val="0"/>
          <w:color w:val="000000" w:themeColor="text1"/>
        </w:rPr>
      </w:pPr>
      <w:r>
        <w:rPr>
          <w:rFonts w:ascii="Arial" w:hAnsi="Arial" w:cs="Arial" w:hint="eastAsia"/>
          <w:i w:val="0"/>
          <w:color w:val="000000" w:themeColor="text1"/>
        </w:rPr>
        <w:t>需要“全部退款”、商品单独“退款”按钮</w:t>
      </w:r>
    </w:p>
    <w:p w:rsidR="00F20BAF" w:rsidRDefault="00941D1C">
      <w:pPr>
        <w:spacing w:afterLines="50" w:after="156"/>
        <w:rPr>
          <w:rFonts w:ascii="Arial" w:hAnsi="Arial" w:cs="Arial"/>
        </w:rPr>
      </w:pPr>
      <w:r>
        <w:rPr>
          <w:rFonts w:ascii="Arial" w:hAnsi="Arial" w:cs="Arial"/>
          <w:noProof/>
        </w:rPr>
        <w:lastRenderedPageBreak/>
        <w:drawing>
          <wp:inline distT="0" distB="0" distL="0" distR="0">
            <wp:extent cx="5935345" cy="4867910"/>
            <wp:effectExtent l="0" t="0" r="8255" b="8890"/>
            <wp:docPr id="12" name="图片 12" descr="C:\Users\Mf-CX07\Desktop\2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Mf-CX07\Desktop\222.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5345" cy="4867910"/>
                    </a:xfrm>
                    <a:prstGeom prst="rect">
                      <a:avLst/>
                    </a:prstGeom>
                    <a:noFill/>
                    <a:ln>
                      <a:noFill/>
                    </a:ln>
                  </pic:spPr>
                </pic:pic>
              </a:graphicData>
            </a:graphic>
          </wp:inline>
        </w:drawing>
      </w:r>
    </w:p>
    <w:p w:rsidR="00F20BAF" w:rsidRDefault="00941D1C">
      <w:pPr>
        <w:pStyle w:val="5"/>
        <w:numPr>
          <w:ilvl w:val="0"/>
          <w:numId w:val="0"/>
        </w:numPr>
      </w:pPr>
      <w:bookmarkStart w:id="39" w:name="_Toc25844"/>
      <w:r>
        <w:rPr>
          <w:rFonts w:hint="eastAsia"/>
        </w:rPr>
        <w:t>订单“待消费”状态：</w:t>
      </w:r>
      <w:bookmarkEnd w:id="39"/>
    </w:p>
    <w:p w:rsidR="00F20BAF" w:rsidRDefault="00941D1C">
      <w:pPr>
        <w:pStyle w:val="infoblue"/>
        <w:spacing w:before="0" w:beforeAutospacing="0" w:afterLines="50" w:after="156" w:afterAutospacing="0"/>
        <w:ind w:left="885" w:firstLineChars="0" w:firstLine="0"/>
        <w:rPr>
          <w:rFonts w:ascii="Arial" w:hAnsi="Arial" w:cs="Arial"/>
          <w:i w:val="0"/>
          <w:color w:val="FF0000"/>
        </w:rPr>
      </w:pPr>
      <w:r>
        <w:rPr>
          <w:rFonts w:ascii="Arial" w:hAnsi="Arial" w:cs="Arial" w:hint="eastAsia"/>
          <w:i w:val="0"/>
          <w:color w:val="FF0000"/>
        </w:rPr>
        <w:t>产品是否可退款，是根据供应端上</w:t>
      </w:r>
      <w:proofErr w:type="gramStart"/>
      <w:r>
        <w:rPr>
          <w:rFonts w:ascii="Arial" w:hAnsi="Arial" w:cs="Arial" w:hint="eastAsia"/>
          <w:i w:val="0"/>
          <w:color w:val="FF0000"/>
        </w:rPr>
        <w:t>传产品</w:t>
      </w:r>
      <w:proofErr w:type="gramEnd"/>
      <w:r>
        <w:rPr>
          <w:rFonts w:ascii="Arial" w:hAnsi="Arial" w:cs="Arial" w:hint="eastAsia"/>
          <w:i w:val="0"/>
          <w:color w:val="FF0000"/>
        </w:rPr>
        <w:t>时是否对其设置了是否可以退款决定的。</w:t>
      </w:r>
    </w:p>
    <w:p w:rsidR="00F20BAF" w:rsidRDefault="00941D1C">
      <w:pPr>
        <w:pStyle w:val="infoblue"/>
        <w:spacing w:before="0" w:beforeAutospacing="0" w:afterLines="50" w:after="156" w:afterAutospacing="0"/>
        <w:ind w:left="885" w:firstLineChars="0" w:firstLine="0"/>
        <w:rPr>
          <w:rFonts w:ascii="Arial" w:hAnsi="Arial" w:cs="Arial"/>
          <w:i w:val="0"/>
          <w:color w:val="000000" w:themeColor="text1"/>
        </w:rPr>
      </w:pPr>
      <w:r>
        <w:rPr>
          <w:rFonts w:ascii="Arial" w:hAnsi="Arial" w:cs="Arial" w:hint="eastAsia"/>
          <w:i w:val="0"/>
          <w:color w:val="000000" w:themeColor="text1"/>
        </w:rPr>
        <w:t>可退，</w:t>
      </w:r>
      <w:proofErr w:type="gramStart"/>
      <w:r>
        <w:rPr>
          <w:rFonts w:ascii="Arial" w:hAnsi="Arial" w:cs="Arial" w:hint="eastAsia"/>
          <w:i w:val="0"/>
          <w:color w:val="000000" w:themeColor="text1"/>
        </w:rPr>
        <w:t>供应端会给出</w:t>
      </w:r>
      <w:proofErr w:type="gramEnd"/>
      <w:r>
        <w:rPr>
          <w:rFonts w:ascii="Arial" w:hAnsi="Arial" w:cs="Arial" w:hint="eastAsia"/>
          <w:i w:val="0"/>
          <w:color w:val="000000" w:themeColor="text1"/>
        </w:rPr>
        <w:t>具体退款的时间，</w:t>
      </w:r>
    </w:p>
    <w:p w:rsidR="00F20BAF" w:rsidRDefault="00941D1C">
      <w:pPr>
        <w:pStyle w:val="infoblue"/>
        <w:spacing w:before="0" w:beforeAutospacing="0" w:afterLines="50" w:after="156" w:afterAutospacing="0"/>
        <w:ind w:left="885" w:firstLineChars="0" w:firstLine="0"/>
        <w:rPr>
          <w:rFonts w:ascii="Arial" w:hAnsi="Arial" w:cs="Arial"/>
          <w:i w:val="0"/>
          <w:color w:val="000000" w:themeColor="text1"/>
        </w:rPr>
      </w:pPr>
      <w:r>
        <w:rPr>
          <w:rFonts w:ascii="Arial" w:hAnsi="Arial" w:cs="Arial" w:hint="eastAsia"/>
          <w:i w:val="0"/>
          <w:color w:val="000000" w:themeColor="text1"/>
        </w:rPr>
        <w:t>表示产品在</w:t>
      </w:r>
      <w:r>
        <w:rPr>
          <w:rFonts w:ascii="Arial" w:hAnsi="Arial" w:cs="Arial" w:hint="eastAsia"/>
          <w:i w:val="0"/>
          <w:color w:val="FF0000"/>
        </w:rPr>
        <w:t>没有消费</w:t>
      </w:r>
      <w:r>
        <w:rPr>
          <w:rFonts w:ascii="Arial" w:hAnsi="Arial" w:cs="Arial" w:hint="eastAsia"/>
          <w:i w:val="0"/>
          <w:color w:val="000000" w:themeColor="text1"/>
        </w:rPr>
        <w:t>的情况下在</w:t>
      </w:r>
      <w:r>
        <w:rPr>
          <w:rFonts w:ascii="Arial" w:hAnsi="Arial" w:cs="Arial" w:hint="eastAsia"/>
          <w:i w:val="0"/>
          <w:color w:val="FF0000"/>
        </w:rPr>
        <w:t>此时间前</w:t>
      </w:r>
      <w:r>
        <w:rPr>
          <w:rFonts w:ascii="Arial" w:hAnsi="Arial" w:cs="Arial" w:hint="eastAsia"/>
          <w:i w:val="0"/>
          <w:color w:val="000000" w:themeColor="text1"/>
        </w:rPr>
        <w:t>都是可以退款</w:t>
      </w:r>
    </w:p>
    <w:p w:rsidR="00F20BAF" w:rsidRDefault="00941D1C">
      <w:pPr>
        <w:pStyle w:val="infoblue"/>
        <w:spacing w:before="0" w:beforeAutospacing="0" w:afterLines="50" w:after="156" w:afterAutospacing="0"/>
        <w:ind w:left="885" w:firstLineChars="0" w:firstLine="0"/>
        <w:rPr>
          <w:rFonts w:ascii="Arial" w:hAnsi="Arial" w:cs="Arial"/>
          <w:i w:val="0"/>
          <w:color w:val="000000" w:themeColor="text1"/>
        </w:rPr>
      </w:pPr>
      <w:r>
        <w:rPr>
          <w:rFonts w:ascii="Arial" w:hAnsi="Arial" w:cs="Arial" w:hint="eastAsia"/>
          <w:i w:val="0"/>
          <w:color w:val="000000" w:themeColor="text1"/>
        </w:rPr>
        <w:t>不可退，没有退款功能</w:t>
      </w:r>
    </w:p>
    <w:p w:rsidR="00F20BAF" w:rsidRDefault="00941D1C">
      <w:pPr>
        <w:pStyle w:val="infoblue"/>
        <w:spacing w:before="0" w:beforeAutospacing="0" w:afterLines="50" w:after="156" w:afterAutospacing="0"/>
        <w:ind w:firstLineChars="0" w:firstLine="0"/>
        <w:rPr>
          <w:rFonts w:ascii="Arial" w:hAnsi="Arial" w:cs="Arial"/>
          <w:b/>
          <w:i w:val="0"/>
          <w:color w:val="auto"/>
        </w:rPr>
      </w:pPr>
      <w:r>
        <w:rPr>
          <w:rFonts w:ascii="Arial" w:hAnsi="Arial" w:cs="Arial" w:hint="eastAsia"/>
          <w:b/>
          <w:i w:val="0"/>
          <w:color w:val="auto"/>
        </w:rPr>
        <w:t>交互动作：</w:t>
      </w:r>
      <w:r>
        <w:rPr>
          <w:rFonts w:ascii="Arial" w:hAnsi="Arial" w:cs="Arial" w:hint="eastAsia"/>
          <w:i w:val="0"/>
          <w:color w:val="auto"/>
        </w:rPr>
        <w:t xml:space="preserve">  </w:t>
      </w:r>
    </w:p>
    <w:tbl>
      <w:tblPr>
        <w:tblStyle w:val="ae"/>
        <w:tblW w:w="9350" w:type="dxa"/>
        <w:jc w:val="center"/>
        <w:tblLayout w:type="fixed"/>
        <w:tblLook w:val="04A0" w:firstRow="1" w:lastRow="0" w:firstColumn="1" w:lastColumn="0" w:noHBand="0" w:noVBand="1"/>
      </w:tblPr>
      <w:tblGrid>
        <w:gridCol w:w="1466"/>
        <w:gridCol w:w="1460"/>
        <w:gridCol w:w="1498"/>
        <w:gridCol w:w="4926"/>
      </w:tblGrid>
      <w:tr w:rsidR="00F20BAF">
        <w:trPr>
          <w:jc w:val="center"/>
        </w:trPr>
        <w:tc>
          <w:tcPr>
            <w:tcW w:w="1466" w:type="dxa"/>
            <w:shd w:val="clear" w:color="auto" w:fill="D9D9D9" w:themeFill="background1" w:themeFillShade="D9"/>
          </w:tcPr>
          <w:p w:rsidR="00F20BAF" w:rsidRDefault="00941D1C">
            <w:pPr>
              <w:jc w:val="center"/>
              <w:rPr>
                <w:szCs w:val="18"/>
              </w:rPr>
            </w:pPr>
            <w:r>
              <w:rPr>
                <w:rFonts w:hint="eastAsia"/>
                <w:szCs w:val="18"/>
              </w:rPr>
              <w:t>对象</w:t>
            </w:r>
          </w:p>
        </w:tc>
        <w:tc>
          <w:tcPr>
            <w:tcW w:w="1460" w:type="dxa"/>
            <w:shd w:val="clear" w:color="auto" w:fill="D9D9D9" w:themeFill="background1" w:themeFillShade="D9"/>
          </w:tcPr>
          <w:p w:rsidR="00F20BAF" w:rsidRDefault="00941D1C">
            <w:pPr>
              <w:jc w:val="center"/>
              <w:rPr>
                <w:szCs w:val="18"/>
              </w:rPr>
            </w:pPr>
            <w:r>
              <w:rPr>
                <w:rFonts w:hint="eastAsia"/>
                <w:szCs w:val="18"/>
              </w:rPr>
              <w:t>前置条件</w:t>
            </w:r>
          </w:p>
        </w:tc>
        <w:tc>
          <w:tcPr>
            <w:tcW w:w="1498" w:type="dxa"/>
            <w:shd w:val="clear" w:color="auto" w:fill="D9D9D9" w:themeFill="background1" w:themeFillShade="D9"/>
          </w:tcPr>
          <w:p w:rsidR="00F20BAF" w:rsidRDefault="00941D1C">
            <w:pPr>
              <w:jc w:val="center"/>
              <w:rPr>
                <w:szCs w:val="18"/>
              </w:rPr>
            </w:pPr>
            <w:r>
              <w:rPr>
                <w:rFonts w:hint="eastAsia"/>
                <w:szCs w:val="18"/>
              </w:rPr>
              <w:t>动作</w:t>
            </w:r>
          </w:p>
        </w:tc>
        <w:tc>
          <w:tcPr>
            <w:tcW w:w="4926" w:type="dxa"/>
            <w:shd w:val="clear" w:color="auto" w:fill="D9D9D9" w:themeFill="background1" w:themeFillShade="D9"/>
          </w:tcPr>
          <w:p w:rsidR="00F20BAF" w:rsidRDefault="00941D1C">
            <w:pPr>
              <w:jc w:val="center"/>
              <w:rPr>
                <w:szCs w:val="18"/>
              </w:rPr>
            </w:pPr>
            <w:r>
              <w:rPr>
                <w:rFonts w:hint="eastAsia"/>
                <w:szCs w:val="18"/>
              </w:rPr>
              <w:t>交互</w:t>
            </w:r>
          </w:p>
        </w:tc>
      </w:tr>
      <w:tr w:rsidR="00F20BAF">
        <w:trPr>
          <w:trHeight w:val="399"/>
          <w:jc w:val="center"/>
        </w:trPr>
        <w:tc>
          <w:tcPr>
            <w:tcW w:w="1466" w:type="dxa"/>
          </w:tcPr>
          <w:p w:rsidR="00F20BAF" w:rsidRDefault="00941D1C">
            <w:pPr>
              <w:ind w:firstLineChars="50" w:firstLine="105"/>
              <w:rPr>
                <w:szCs w:val="18"/>
              </w:rPr>
            </w:pPr>
            <w:r>
              <w:rPr>
                <w:rFonts w:hint="eastAsia"/>
                <w:szCs w:val="18"/>
              </w:rPr>
              <w:t xml:space="preserve"> </w:t>
            </w:r>
            <w:r>
              <w:rPr>
                <w:rFonts w:hint="eastAsia"/>
                <w:szCs w:val="18"/>
              </w:rPr>
              <w:t>全部退款</w:t>
            </w:r>
          </w:p>
        </w:tc>
        <w:tc>
          <w:tcPr>
            <w:tcW w:w="1460" w:type="dxa"/>
          </w:tcPr>
          <w:p w:rsidR="00F20BAF" w:rsidRDefault="00941D1C">
            <w:pPr>
              <w:rPr>
                <w:szCs w:val="18"/>
              </w:rPr>
            </w:pPr>
            <w:r>
              <w:rPr>
                <w:rFonts w:hint="eastAsia"/>
                <w:szCs w:val="18"/>
              </w:rPr>
              <w:t xml:space="preserve"> </w:t>
            </w:r>
            <w:r>
              <w:rPr>
                <w:rFonts w:hint="eastAsia"/>
                <w:szCs w:val="18"/>
              </w:rPr>
              <w:t>已支付状态</w:t>
            </w:r>
          </w:p>
        </w:tc>
        <w:tc>
          <w:tcPr>
            <w:tcW w:w="1498" w:type="dxa"/>
          </w:tcPr>
          <w:p w:rsidR="00F20BAF" w:rsidRDefault="00941D1C">
            <w:pPr>
              <w:ind w:firstLineChars="150" w:firstLine="315"/>
              <w:jc w:val="left"/>
              <w:rPr>
                <w:szCs w:val="18"/>
              </w:rPr>
            </w:pPr>
            <w:r>
              <w:rPr>
                <w:rFonts w:hint="eastAsia"/>
                <w:szCs w:val="18"/>
              </w:rPr>
              <w:t>点击</w:t>
            </w:r>
          </w:p>
        </w:tc>
        <w:tc>
          <w:tcPr>
            <w:tcW w:w="4926"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、弹框确认。是否确认全部退款（确认退款，下次再说）</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、确认退款，主订单和子订单状态直接更新为“已退款”</w:t>
            </w:r>
          </w:p>
        </w:tc>
      </w:tr>
      <w:tr w:rsidR="00F20BAF">
        <w:trPr>
          <w:trHeight w:val="399"/>
          <w:jc w:val="center"/>
        </w:trPr>
        <w:tc>
          <w:tcPr>
            <w:tcW w:w="1466" w:type="dxa"/>
          </w:tcPr>
          <w:p w:rsidR="00F20BAF" w:rsidRDefault="00941D1C">
            <w:pPr>
              <w:ind w:firstLineChars="50" w:firstLine="105"/>
              <w:rPr>
                <w:szCs w:val="18"/>
              </w:rPr>
            </w:pPr>
            <w:r>
              <w:rPr>
                <w:rFonts w:hint="eastAsia"/>
                <w:szCs w:val="18"/>
              </w:rPr>
              <w:t xml:space="preserve"> </w:t>
            </w:r>
            <w:r>
              <w:rPr>
                <w:rFonts w:hint="eastAsia"/>
                <w:szCs w:val="18"/>
              </w:rPr>
              <w:t>退款</w:t>
            </w:r>
          </w:p>
        </w:tc>
        <w:tc>
          <w:tcPr>
            <w:tcW w:w="1460" w:type="dxa"/>
          </w:tcPr>
          <w:p w:rsidR="00F20BAF" w:rsidRDefault="00941D1C">
            <w:pPr>
              <w:ind w:firstLineChars="50" w:firstLine="105"/>
              <w:rPr>
                <w:szCs w:val="18"/>
              </w:rPr>
            </w:pPr>
            <w:r>
              <w:rPr>
                <w:rFonts w:hint="eastAsia"/>
                <w:szCs w:val="18"/>
              </w:rPr>
              <w:t>已支付状态</w:t>
            </w:r>
          </w:p>
        </w:tc>
        <w:tc>
          <w:tcPr>
            <w:tcW w:w="1498" w:type="dxa"/>
          </w:tcPr>
          <w:p w:rsidR="00F20BAF" w:rsidRDefault="00941D1C">
            <w:pPr>
              <w:ind w:firstLineChars="150" w:firstLine="315"/>
              <w:jc w:val="left"/>
              <w:rPr>
                <w:szCs w:val="18"/>
              </w:rPr>
            </w:pPr>
            <w:r>
              <w:rPr>
                <w:rFonts w:hint="eastAsia"/>
                <w:szCs w:val="18"/>
              </w:rPr>
              <w:t>点击</w:t>
            </w:r>
          </w:p>
        </w:tc>
        <w:tc>
          <w:tcPr>
            <w:tcW w:w="4926" w:type="dxa"/>
          </w:tcPr>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、弹出操作框，</w:t>
            </w:r>
            <w:r>
              <w:rPr>
                <w:rFonts w:ascii="Arial" w:hAnsi="Arial" w:cs="Arial" w:hint="eastAsia"/>
                <w:i w:val="0"/>
                <w:color w:val="auto"/>
              </w:rPr>
              <w:t>2</w:t>
            </w:r>
            <w:r>
              <w:rPr>
                <w:rFonts w:ascii="Arial" w:hAnsi="Arial" w:cs="Arial" w:hint="eastAsia"/>
                <w:i w:val="0"/>
                <w:color w:val="auto"/>
              </w:rPr>
              <w:t>种显示方式</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第一种：参数购买的数量大于</w:t>
            </w:r>
            <w:r>
              <w:rPr>
                <w:rFonts w:ascii="Arial" w:hAnsi="Arial" w:cs="Arial" w:hint="eastAsia"/>
                <w:i w:val="0"/>
                <w:color w:val="auto"/>
              </w:rPr>
              <w:t>1</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lastRenderedPageBreak/>
              <w:t>第二种：参数购买的数量等于</w:t>
            </w:r>
            <w:r>
              <w:rPr>
                <w:rFonts w:ascii="Arial" w:hAnsi="Arial" w:cs="Arial" w:hint="eastAsia"/>
                <w:i w:val="0"/>
                <w:color w:val="auto"/>
              </w:rPr>
              <w:t>1</w:t>
            </w:r>
          </w:p>
          <w:p w:rsidR="00F20BAF" w:rsidRDefault="00941D1C">
            <w:pPr>
              <w:pStyle w:val="infoblue"/>
              <w:spacing w:before="0" w:beforeAutospacing="0" w:afterLines="50" w:after="156" w:afterAutospacing="0"/>
              <w:ind w:firstLineChars="0" w:firstLine="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、退款数量大于购买数量时，提示：退款数量大于购买数量，无法提交</w:t>
            </w:r>
          </w:p>
        </w:tc>
      </w:tr>
    </w:tbl>
    <w:p w:rsidR="00F20BAF" w:rsidRDefault="00941D1C">
      <w:pPr>
        <w:spacing w:afterLines="50" w:after="156"/>
      </w:pPr>
      <w:r>
        <w:rPr>
          <w:noProof/>
        </w:rPr>
        <w:lastRenderedPageBreak/>
        <w:drawing>
          <wp:inline distT="0" distB="0" distL="0" distR="0">
            <wp:extent cx="2184400" cy="2085975"/>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2190945" cy="2092318"/>
                    </a:xfrm>
                    <a:prstGeom prst="rect">
                      <a:avLst/>
                    </a:prstGeom>
                  </pic:spPr>
                </pic:pic>
              </a:graphicData>
            </a:graphic>
          </wp:inline>
        </w:drawing>
      </w:r>
      <w:r>
        <w:t xml:space="preserve"> </w:t>
      </w:r>
      <w:r>
        <w:rPr>
          <w:noProof/>
        </w:rPr>
        <w:drawing>
          <wp:inline distT="0" distB="0" distL="0" distR="0">
            <wp:extent cx="2188845" cy="210375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2189131" cy="2103840"/>
                    </a:xfrm>
                    <a:prstGeom prst="rect">
                      <a:avLst/>
                    </a:prstGeom>
                  </pic:spPr>
                </pic:pic>
              </a:graphicData>
            </a:graphic>
          </wp:inline>
        </w:drawing>
      </w:r>
    </w:p>
    <w:p w:rsidR="00F20BAF" w:rsidRDefault="00941D1C">
      <w:pPr>
        <w:spacing w:afterLines="50" w:after="156"/>
        <w:rPr>
          <w:rStyle w:val="aa"/>
        </w:rPr>
      </w:pPr>
      <w:r>
        <w:rPr>
          <w:rStyle w:val="aa"/>
          <w:rFonts w:hint="eastAsia"/>
        </w:rPr>
        <w:t>特殊说明：</w:t>
      </w:r>
    </w:p>
    <w:p w:rsidR="00F20BAF" w:rsidRDefault="00941D1C">
      <w:pPr>
        <w:pStyle w:val="12"/>
        <w:numPr>
          <w:ilvl w:val="0"/>
          <w:numId w:val="20"/>
        </w:numPr>
        <w:spacing w:afterLines="50" w:after="156"/>
        <w:ind w:firstLineChars="0"/>
      </w:pPr>
      <w:r>
        <w:rPr>
          <w:rFonts w:hint="eastAsia"/>
        </w:rPr>
        <w:t>参数确认退款数量成功之后，需要从原来的商品分离出来，单独显示为</w:t>
      </w:r>
      <w:r>
        <w:rPr>
          <w:rFonts w:hint="eastAsia"/>
          <w:color w:val="FF0000"/>
        </w:rPr>
        <w:t>“已退款”</w:t>
      </w:r>
    </w:p>
    <w:p w:rsidR="00F20BAF" w:rsidRDefault="00941D1C">
      <w:pPr>
        <w:spacing w:afterLines="50" w:after="156"/>
        <w:rPr>
          <w:rFonts w:ascii="Arial" w:hAnsi="Arial" w:cs="Arial"/>
        </w:rPr>
      </w:pPr>
      <w:r>
        <w:rPr>
          <w:noProof/>
        </w:rPr>
        <w:drawing>
          <wp:inline distT="0" distB="0" distL="0" distR="0">
            <wp:extent cx="5486400" cy="11557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5486400" cy="1155700"/>
                    </a:xfrm>
                    <a:prstGeom prst="rect">
                      <a:avLst/>
                    </a:prstGeom>
                  </pic:spPr>
                </pic:pic>
              </a:graphicData>
            </a:graphic>
          </wp:inline>
        </w:drawing>
      </w:r>
    </w:p>
    <w:p w:rsidR="00F20BAF" w:rsidRDefault="00941D1C">
      <w:pPr>
        <w:spacing w:afterLines="50" w:after="156"/>
        <w:rPr>
          <w:rStyle w:val="aa"/>
        </w:rPr>
      </w:pPr>
      <w:r>
        <w:rPr>
          <w:rStyle w:val="aa"/>
          <w:rFonts w:hint="eastAsia"/>
        </w:rPr>
        <w:t>其他说明：</w:t>
      </w:r>
    </w:p>
    <w:p w:rsidR="00F20BAF" w:rsidRDefault="00941D1C">
      <w:pPr>
        <w:pStyle w:val="12"/>
        <w:numPr>
          <w:ilvl w:val="0"/>
          <w:numId w:val="21"/>
        </w:numPr>
        <w:ind w:firstLineChars="0"/>
        <w:rPr>
          <w:rStyle w:val="aa"/>
          <w:b w:val="0"/>
        </w:rPr>
      </w:pPr>
      <w:r>
        <w:rPr>
          <w:rStyle w:val="aa"/>
          <w:rFonts w:hint="eastAsia"/>
          <w:b w:val="0"/>
        </w:rPr>
        <w:t>当产品分类是住宿时，详情</w:t>
      </w:r>
      <w:proofErr w:type="gramStart"/>
      <w:r>
        <w:rPr>
          <w:rStyle w:val="aa"/>
          <w:rFonts w:hint="eastAsia"/>
          <w:b w:val="0"/>
        </w:rPr>
        <w:t>页需要</w:t>
      </w:r>
      <w:proofErr w:type="gramEnd"/>
      <w:r>
        <w:rPr>
          <w:rStyle w:val="aa"/>
          <w:rFonts w:hint="eastAsia"/>
          <w:b w:val="0"/>
        </w:rPr>
        <w:t>增加</w:t>
      </w:r>
      <w:proofErr w:type="gramStart"/>
      <w:r>
        <w:rPr>
          <w:rStyle w:val="aa"/>
          <w:b w:val="0"/>
        </w:rPr>
        <w:t>’</w:t>
      </w:r>
      <w:proofErr w:type="gramEnd"/>
      <w:r>
        <w:rPr>
          <w:rStyle w:val="aa"/>
          <w:rFonts w:hint="eastAsia"/>
          <w:b w:val="0"/>
        </w:rPr>
        <w:t>离店日期</w:t>
      </w:r>
      <w:proofErr w:type="gramStart"/>
      <w:r>
        <w:rPr>
          <w:rStyle w:val="aa"/>
          <w:b w:val="0"/>
        </w:rPr>
        <w:t>’</w:t>
      </w:r>
      <w:proofErr w:type="gramEnd"/>
      <w:r>
        <w:rPr>
          <w:rStyle w:val="aa"/>
          <w:rFonts w:hint="eastAsia"/>
          <w:b w:val="0"/>
        </w:rPr>
        <w:t>显示</w:t>
      </w:r>
    </w:p>
    <w:p w:rsidR="00F20BAF" w:rsidRDefault="00941D1C">
      <w:pPr>
        <w:rPr>
          <w:rStyle w:val="aa"/>
          <w:b w:val="0"/>
        </w:rPr>
      </w:pPr>
      <w:r>
        <w:rPr>
          <w:noProof/>
        </w:rPr>
        <w:drawing>
          <wp:inline distT="0" distB="0" distL="0" distR="0">
            <wp:extent cx="5486400" cy="628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5486400" cy="628650"/>
                    </a:xfrm>
                    <a:prstGeom prst="rect">
                      <a:avLst/>
                    </a:prstGeom>
                  </pic:spPr>
                </pic:pic>
              </a:graphicData>
            </a:graphic>
          </wp:inline>
        </w:drawing>
      </w:r>
    </w:p>
    <w:p w:rsidR="00F20BAF" w:rsidRDefault="00941D1C">
      <w:pPr>
        <w:pStyle w:val="12"/>
        <w:numPr>
          <w:ilvl w:val="0"/>
          <w:numId w:val="21"/>
        </w:numPr>
        <w:spacing w:afterLines="50" w:after="156"/>
        <w:ind w:firstLineChars="0"/>
      </w:pPr>
      <w:r>
        <w:rPr>
          <w:rFonts w:hint="eastAsia"/>
        </w:rPr>
        <w:t>当产品分类是特产时，</w:t>
      </w:r>
      <w:proofErr w:type="gramStart"/>
      <w:r>
        <w:rPr>
          <w:rFonts w:hint="eastAsia"/>
        </w:rPr>
        <w:t>详情页要隐藏</w:t>
      </w:r>
      <w:proofErr w:type="gramEnd"/>
      <w:r>
        <w:rPr>
          <w:rFonts w:hint="eastAsia"/>
        </w:rPr>
        <w:t>掉“日期</w:t>
      </w:r>
      <w:r>
        <w:rPr>
          <w:rFonts w:hint="eastAsia"/>
        </w:rPr>
        <w:t>/</w:t>
      </w:r>
      <w:r>
        <w:rPr>
          <w:rFonts w:hint="eastAsia"/>
        </w:rPr>
        <w:t>地点”一栏</w:t>
      </w:r>
    </w:p>
    <w:p w:rsidR="00F20BAF" w:rsidRDefault="00941D1C">
      <w:pPr>
        <w:pStyle w:val="5"/>
        <w:numPr>
          <w:ilvl w:val="0"/>
          <w:numId w:val="0"/>
        </w:numPr>
      </w:pPr>
      <w:bookmarkStart w:id="40" w:name="_Toc29280"/>
      <w:r>
        <w:rPr>
          <w:rFonts w:hint="eastAsia"/>
        </w:rPr>
        <w:t>订单“已完成”</w:t>
      </w:r>
      <w:proofErr w:type="gramStart"/>
      <w:r>
        <w:t>“</w:t>
      </w:r>
      <w:proofErr w:type="gramEnd"/>
      <w:r>
        <w:rPr>
          <w:rFonts w:hint="eastAsia"/>
        </w:rPr>
        <w:t>已退款</w:t>
      </w:r>
      <w:proofErr w:type="gramStart"/>
      <w:r>
        <w:rPr>
          <w:rFonts w:hint="eastAsia"/>
        </w:rPr>
        <w:t>“</w:t>
      </w:r>
      <w:proofErr w:type="gramEnd"/>
      <w:r>
        <w:rPr>
          <w:rFonts w:hint="eastAsia"/>
        </w:rPr>
        <w:t>“已取消”</w:t>
      </w:r>
      <w:r>
        <w:t>状态</w:t>
      </w:r>
      <w:bookmarkEnd w:id="40"/>
    </w:p>
    <w:p w:rsidR="00F20BAF" w:rsidRDefault="00941D1C">
      <w:pPr>
        <w:spacing w:afterLines="50" w:after="156"/>
      </w:pPr>
      <w:r>
        <w:rPr>
          <w:rFonts w:hint="eastAsia"/>
        </w:rPr>
        <w:t xml:space="preserve">   </w:t>
      </w:r>
      <w:r>
        <w:rPr>
          <w:rFonts w:hint="eastAsia"/>
        </w:rPr>
        <w:t>无相关</w:t>
      </w:r>
      <w:r>
        <w:t>操作</w:t>
      </w:r>
    </w:p>
    <w:p w:rsidR="00F20BAF" w:rsidRDefault="00F20BAF">
      <w:pPr>
        <w:spacing w:afterLines="50" w:after="156"/>
      </w:pPr>
    </w:p>
    <w:p w:rsidR="00F20BAF" w:rsidRDefault="00F20BAF">
      <w:pPr>
        <w:spacing w:afterLines="50" w:after="156"/>
      </w:pPr>
    </w:p>
    <w:p w:rsidR="00F20BAF" w:rsidRDefault="00941D1C">
      <w:pPr>
        <w:pStyle w:val="2"/>
        <w:tabs>
          <w:tab w:val="clear" w:pos="0"/>
          <w:tab w:val="left" w:pos="567"/>
        </w:tabs>
        <w:spacing w:before="0" w:beforeAutospacing="0" w:afterLines="50" w:after="156" w:afterAutospacing="0"/>
        <w:jc w:val="center"/>
        <w:rPr>
          <w:rFonts w:cs="Arial"/>
          <w:szCs w:val="28"/>
        </w:rPr>
      </w:pPr>
      <w:bookmarkStart w:id="41" w:name="_Toc2724"/>
      <w:r>
        <w:rPr>
          <w:rFonts w:cs="Arial"/>
          <w:szCs w:val="28"/>
        </w:rPr>
        <w:t>第</w:t>
      </w:r>
      <w:r>
        <w:rPr>
          <w:rFonts w:cs="Arial" w:hint="eastAsia"/>
          <w:szCs w:val="28"/>
        </w:rPr>
        <w:t>三</w:t>
      </w:r>
      <w:r>
        <w:rPr>
          <w:rFonts w:cs="Arial"/>
          <w:szCs w:val="28"/>
        </w:rPr>
        <w:t>部分</w:t>
      </w:r>
      <w:r>
        <w:rPr>
          <w:rFonts w:cs="Arial"/>
          <w:szCs w:val="28"/>
        </w:rPr>
        <w:t xml:space="preserve">  </w:t>
      </w:r>
      <w:r>
        <w:rPr>
          <w:rFonts w:cs="Arial" w:hint="eastAsia"/>
          <w:szCs w:val="28"/>
        </w:rPr>
        <w:t>我的钱包</w:t>
      </w:r>
      <w:bookmarkEnd w:id="41"/>
    </w:p>
    <w:p w:rsidR="00F20BAF" w:rsidRDefault="00941D1C">
      <w:pPr>
        <w:pStyle w:val="infoblue"/>
        <w:spacing w:before="0" w:beforeAutospacing="0" w:afterLines="50" w:after="156" w:afterAutospacing="0"/>
        <w:ind w:firstLineChars="450" w:firstLine="945"/>
        <w:rPr>
          <w:rFonts w:ascii="Arial" w:hAnsi="Arial" w:cs="Arial"/>
          <w:i w:val="0"/>
          <w:color w:val="auto"/>
        </w:rPr>
      </w:pPr>
      <w:r>
        <w:rPr>
          <w:rFonts w:ascii="Arial" w:hAnsi="Arial" w:cs="Arial" w:hint="eastAsia"/>
          <w:i w:val="0"/>
          <w:color w:val="auto"/>
        </w:rPr>
        <w:t>此处只针对钱包的</w:t>
      </w:r>
      <w:r>
        <w:rPr>
          <w:rFonts w:ascii="Arial" w:hAnsi="Arial" w:cs="Arial" w:hint="eastAsia"/>
          <w:i w:val="0"/>
          <w:color w:val="FF0000"/>
        </w:rPr>
        <w:t>返还</w:t>
      </w:r>
      <w:proofErr w:type="gramStart"/>
      <w:r>
        <w:rPr>
          <w:rFonts w:ascii="Arial" w:hAnsi="Arial" w:cs="Arial" w:hint="eastAsia"/>
          <w:i w:val="0"/>
          <w:color w:val="FF0000"/>
        </w:rPr>
        <w:t>款体现</w:t>
      </w:r>
      <w:r>
        <w:rPr>
          <w:rFonts w:ascii="Arial" w:hAnsi="Arial" w:cs="Arial" w:hint="eastAsia"/>
          <w:i w:val="0"/>
          <w:color w:val="auto"/>
        </w:rPr>
        <w:t>做</w:t>
      </w:r>
      <w:proofErr w:type="gramEnd"/>
      <w:r>
        <w:rPr>
          <w:rFonts w:ascii="Arial" w:hAnsi="Arial" w:cs="Arial" w:hint="eastAsia"/>
          <w:i w:val="0"/>
          <w:color w:val="auto"/>
        </w:rPr>
        <w:t>说明，其他的操作和原来一样，不做任何改变</w:t>
      </w:r>
    </w:p>
    <w:p w:rsidR="00F20BAF" w:rsidRDefault="00941D1C">
      <w:pPr>
        <w:pStyle w:val="3"/>
      </w:pPr>
      <w:bookmarkStart w:id="42" w:name="_Toc4268"/>
      <w:r>
        <w:lastRenderedPageBreak/>
        <w:t>特性</w:t>
      </w:r>
      <w:r>
        <w:rPr>
          <w:rFonts w:hint="eastAsia"/>
        </w:rPr>
        <w:t>说明</w:t>
      </w:r>
      <w:bookmarkEnd w:id="42"/>
    </w:p>
    <w:p w:rsidR="00F20BAF" w:rsidRDefault="00941D1C">
      <w:pPr>
        <w:pStyle w:val="4"/>
        <w:ind w:leftChars="135" w:left="283"/>
      </w:pPr>
      <w:bookmarkStart w:id="43" w:name="_Toc8392"/>
      <w:r>
        <w:rPr>
          <w:rFonts w:hint="eastAsia"/>
        </w:rPr>
        <w:t>我的钱包</w:t>
      </w:r>
      <w:bookmarkEnd w:id="43"/>
    </w:p>
    <w:p w:rsidR="00F20BAF" w:rsidRDefault="00941D1C">
      <w:pPr>
        <w:spacing w:afterLines="50" w:after="156"/>
        <w:rPr>
          <w:rFonts w:ascii="Arial" w:hAnsi="Arial" w:cs="Arial"/>
          <w:b/>
        </w:rPr>
      </w:pPr>
      <w:r>
        <w:rPr>
          <w:rFonts w:ascii="Arial" w:hAnsi="Arial" w:cs="Arial"/>
          <w:b/>
        </w:rPr>
        <w:t>用户场景：</w:t>
      </w:r>
    </w:p>
    <w:p w:rsidR="00F20BAF" w:rsidRDefault="00941D1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用户点击订单，进入到我的钱包展示页</w:t>
      </w:r>
    </w:p>
    <w:p w:rsidR="00F20BAF" w:rsidRDefault="00941D1C">
      <w:pPr>
        <w:spacing w:afterLines="50" w:after="156"/>
        <w:rPr>
          <w:rFonts w:ascii="Arial" w:hAnsi="Arial" w:cs="Arial"/>
          <w:b/>
        </w:rPr>
      </w:pPr>
      <w:r>
        <w:rPr>
          <w:rFonts w:ascii="Arial" w:hAnsi="Arial" w:cs="Arial"/>
          <w:b/>
        </w:rPr>
        <w:t>输入</w:t>
      </w:r>
      <w:r>
        <w:rPr>
          <w:rFonts w:ascii="Arial" w:hAnsi="Arial" w:cs="Arial"/>
          <w:b/>
        </w:rPr>
        <w:t>\</w:t>
      </w:r>
      <w:r>
        <w:rPr>
          <w:rFonts w:ascii="Arial" w:hAnsi="Arial" w:cs="Arial"/>
          <w:b/>
        </w:rPr>
        <w:t>前置条件：</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hint="eastAsia"/>
          <w:i w:val="0"/>
          <w:color w:val="000000" w:themeColor="text1"/>
        </w:rPr>
        <w:t>1</w:t>
      </w:r>
      <w:r>
        <w:rPr>
          <w:rFonts w:ascii="Arial" w:hAnsi="Arial" w:cs="Arial" w:hint="eastAsia"/>
          <w:i w:val="0"/>
          <w:color w:val="000000" w:themeColor="text1"/>
        </w:rPr>
        <w:t>、用户必须</w:t>
      </w:r>
      <w:r>
        <w:rPr>
          <w:rFonts w:ascii="Arial" w:hAnsi="Arial" w:cs="Arial"/>
          <w:i w:val="0"/>
          <w:color w:val="000000" w:themeColor="text1"/>
        </w:rPr>
        <w:t>处于</w:t>
      </w:r>
      <w:r>
        <w:rPr>
          <w:rFonts w:ascii="Arial" w:hAnsi="Arial" w:cs="Arial" w:hint="eastAsia"/>
          <w:i w:val="0"/>
          <w:color w:val="000000" w:themeColor="text1"/>
        </w:rPr>
        <w:t>登录</w:t>
      </w:r>
      <w:r>
        <w:rPr>
          <w:rFonts w:ascii="Arial" w:hAnsi="Arial" w:cs="Arial"/>
          <w:i w:val="0"/>
          <w:color w:val="000000" w:themeColor="text1"/>
        </w:rPr>
        <w:t>状态</w:t>
      </w:r>
    </w:p>
    <w:p w:rsidR="00F20BAF" w:rsidRDefault="00941D1C">
      <w:pPr>
        <w:pStyle w:val="infoblue"/>
        <w:spacing w:before="0" w:beforeAutospacing="0" w:afterLines="50" w:after="156" w:afterAutospacing="0"/>
        <w:ind w:firstLine="420"/>
        <w:rPr>
          <w:rFonts w:ascii="Arial" w:hAnsi="Arial" w:cs="Arial"/>
          <w:i w:val="0"/>
          <w:color w:val="000000" w:themeColor="text1"/>
        </w:rPr>
      </w:pPr>
      <w:r>
        <w:rPr>
          <w:rFonts w:ascii="Arial" w:hAnsi="Arial" w:cs="Arial"/>
          <w:i w:val="0"/>
          <w:color w:val="000000" w:themeColor="text1"/>
        </w:rPr>
        <w:t>2</w:t>
      </w:r>
      <w:r>
        <w:rPr>
          <w:rFonts w:ascii="Arial" w:hAnsi="Arial" w:cs="Arial" w:hint="eastAsia"/>
          <w:i w:val="0"/>
          <w:color w:val="000000" w:themeColor="text1"/>
        </w:rPr>
        <w:t>、</w:t>
      </w:r>
      <w:r>
        <w:rPr>
          <w:rFonts w:ascii="Arial" w:hAnsi="Arial" w:cs="Arial"/>
          <w:i w:val="0"/>
          <w:color w:val="000000" w:themeColor="text1"/>
        </w:rPr>
        <w:t>用户</w:t>
      </w:r>
      <w:r>
        <w:rPr>
          <w:rFonts w:ascii="Arial" w:hAnsi="Arial" w:cs="Arial" w:hint="eastAsia"/>
          <w:i w:val="0"/>
          <w:color w:val="000000" w:themeColor="text1"/>
        </w:rPr>
        <w:t>已经有返还款</w:t>
      </w:r>
    </w:p>
    <w:p w:rsidR="00F20BAF" w:rsidRDefault="00941D1C">
      <w:pPr>
        <w:spacing w:afterLines="50" w:after="156"/>
        <w:rPr>
          <w:rFonts w:ascii="Arial" w:hAnsi="Arial" w:cs="Arial"/>
          <w:b/>
        </w:rPr>
      </w:pPr>
      <w:r>
        <w:rPr>
          <w:rFonts w:ascii="Arial" w:hAnsi="Arial" w:cs="Arial"/>
          <w:b/>
        </w:rPr>
        <w:t>需求描述：</w:t>
      </w:r>
    </w:p>
    <w:p w:rsidR="00F20BAF" w:rsidRDefault="00941D1C">
      <w:pPr>
        <w:pStyle w:val="12"/>
        <w:numPr>
          <w:ilvl w:val="0"/>
          <w:numId w:val="22"/>
        </w:numPr>
        <w:spacing w:afterLines="50" w:after="156"/>
        <w:ind w:firstLineChars="0"/>
        <w:rPr>
          <w:rFonts w:ascii="Arial" w:hAnsi="Arial" w:cs="Arial"/>
        </w:rPr>
      </w:pPr>
      <w:r>
        <w:rPr>
          <w:rFonts w:ascii="Arial" w:hAnsi="Arial" w:cs="Arial" w:hint="eastAsia"/>
        </w:rPr>
        <w:t>原型</w:t>
      </w:r>
    </w:p>
    <w:p w:rsidR="00F20BAF" w:rsidRDefault="00941D1C">
      <w:pPr>
        <w:pStyle w:val="12"/>
        <w:spacing w:afterLines="50" w:after="156"/>
        <w:ind w:left="782" w:firstLineChars="0" w:firstLine="0"/>
        <w:rPr>
          <w:rFonts w:ascii="Arial" w:hAnsi="Arial" w:cs="Arial"/>
          <w:b/>
        </w:rPr>
      </w:pPr>
      <w:r>
        <w:rPr>
          <w:noProof/>
        </w:rPr>
        <w:drawing>
          <wp:inline distT="0" distB="0" distL="0" distR="0">
            <wp:extent cx="5486400" cy="3200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5486400" cy="3200400"/>
                    </a:xfrm>
                    <a:prstGeom prst="rect">
                      <a:avLst/>
                    </a:prstGeom>
                  </pic:spPr>
                </pic:pic>
              </a:graphicData>
            </a:graphic>
          </wp:inline>
        </w:drawing>
      </w:r>
    </w:p>
    <w:p w:rsidR="00F20BAF" w:rsidRDefault="00941D1C">
      <w:pPr>
        <w:pStyle w:val="infoblue"/>
        <w:numPr>
          <w:ilvl w:val="0"/>
          <w:numId w:val="22"/>
        </w:numPr>
        <w:spacing w:before="0" w:beforeAutospacing="0" w:afterLines="50" w:after="156" w:afterAutospacing="0"/>
        <w:ind w:firstLineChars="0"/>
        <w:rPr>
          <w:rFonts w:ascii="Arial" w:hAnsi="Arial" w:cs="Arial"/>
          <w:i w:val="0"/>
          <w:iCs w:val="0"/>
          <w:color w:val="000000" w:themeColor="text1"/>
        </w:rPr>
      </w:pPr>
      <w:r>
        <w:rPr>
          <w:rFonts w:ascii="Arial" w:hAnsi="Arial" w:cs="Arial" w:hint="eastAsia"/>
          <w:i w:val="0"/>
          <w:iCs w:val="0"/>
          <w:color w:val="000000" w:themeColor="text1"/>
        </w:rPr>
        <w:t>体现流程</w:t>
      </w:r>
    </w:p>
    <w:p w:rsidR="00F20BAF" w:rsidRDefault="00941D1C">
      <w:pPr>
        <w:pStyle w:val="infoblue"/>
        <w:spacing w:before="0" w:beforeAutospacing="0" w:afterLines="50" w:after="156" w:afterAutospacing="0"/>
        <w:ind w:firstLineChars="0"/>
        <w:rPr>
          <w:rFonts w:ascii="Arial" w:hAnsi="Arial" w:cs="Arial"/>
          <w:b/>
          <w:i w:val="0"/>
          <w:iCs w:val="0"/>
          <w:color w:val="000000" w:themeColor="text1"/>
        </w:rPr>
      </w:pPr>
      <w:r>
        <w:rPr>
          <w:noProof/>
        </w:rPr>
        <w:drawing>
          <wp:inline distT="0" distB="0" distL="0" distR="0">
            <wp:extent cx="5740400" cy="137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740400" cy="1371600"/>
                    </a:xfrm>
                    <a:prstGeom prst="rect">
                      <a:avLst/>
                    </a:prstGeom>
                  </pic:spPr>
                </pic:pic>
              </a:graphicData>
            </a:graphic>
          </wp:inline>
        </w:drawing>
      </w:r>
    </w:p>
    <w:p w:rsidR="00F20BAF" w:rsidRDefault="00941D1C">
      <w:pPr>
        <w:pStyle w:val="infoblue"/>
        <w:numPr>
          <w:ilvl w:val="0"/>
          <w:numId w:val="22"/>
        </w:numPr>
        <w:spacing w:before="0" w:beforeAutospacing="0" w:afterLines="50" w:after="156" w:afterAutospacing="0"/>
        <w:ind w:firstLineChars="0"/>
        <w:rPr>
          <w:rFonts w:ascii="Arial" w:hAnsi="Arial" w:cs="Arial"/>
          <w:i w:val="0"/>
          <w:iCs w:val="0"/>
          <w:color w:val="000000" w:themeColor="text1"/>
        </w:rPr>
      </w:pPr>
      <w:r>
        <w:rPr>
          <w:rFonts w:ascii="Arial" w:hAnsi="Arial" w:cs="Arial" w:hint="eastAsia"/>
          <w:i w:val="0"/>
          <w:iCs w:val="0"/>
          <w:color w:val="000000" w:themeColor="text1"/>
        </w:rPr>
        <w:t>提现填写说明</w:t>
      </w:r>
    </w:p>
    <w:tbl>
      <w:tblPr>
        <w:tblW w:w="8090" w:type="dxa"/>
        <w:jc w:val="center"/>
        <w:tblLayout w:type="fixed"/>
        <w:tblCellMar>
          <w:left w:w="0" w:type="dxa"/>
          <w:right w:w="0" w:type="dxa"/>
        </w:tblCellMar>
        <w:tblLook w:val="04A0" w:firstRow="1" w:lastRow="0" w:firstColumn="1" w:lastColumn="0" w:noHBand="0" w:noVBand="1"/>
      </w:tblPr>
      <w:tblGrid>
        <w:gridCol w:w="810"/>
        <w:gridCol w:w="1750"/>
        <w:gridCol w:w="1480"/>
        <w:gridCol w:w="4050"/>
      </w:tblGrid>
      <w:tr w:rsidR="00F20BAF">
        <w:trPr>
          <w:trHeight w:val="499"/>
          <w:jc w:val="center"/>
        </w:trPr>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序号</w:t>
            </w:r>
          </w:p>
        </w:tc>
        <w:tc>
          <w:tcPr>
            <w:tcW w:w="1750"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对象</w:t>
            </w:r>
          </w:p>
        </w:tc>
        <w:tc>
          <w:tcPr>
            <w:tcW w:w="1480"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填写类型</w:t>
            </w:r>
          </w:p>
        </w:tc>
        <w:tc>
          <w:tcPr>
            <w:tcW w:w="4050"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限制</w:t>
            </w:r>
          </w:p>
        </w:tc>
      </w:tr>
      <w:tr w:rsidR="00F20BAF">
        <w:trPr>
          <w:trHeight w:val="660"/>
          <w:jc w:val="center"/>
        </w:trPr>
        <w:tc>
          <w:tcPr>
            <w:tcW w:w="81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lastRenderedPageBreak/>
              <w:t>1</w:t>
            </w:r>
          </w:p>
        </w:tc>
        <w:tc>
          <w:tcPr>
            <w:tcW w:w="175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输入提现金额</w:t>
            </w:r>
          </w:p>
        </w:tc>
        <w:tc>
          <w:tcPr>
            <w:tcW w:w="148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自然数</w:t>
            </w:r>
          </w:p>
        </w:tc>
        <w:tc>
          <w:tcPr>
            <w:tcW w:w="405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不可为汉字和符号，不可为负数，不可大于当前余额</w:t>
            </w:r>
          </w:p>
        </w:tc>
      </w:tr>
      <w:tr w:rsidR="00F20BAF">
        <w:trPr>
          <w:trHeight w:val="499"/>
          <w:jc w:val="center"/>
        </w:trPr>
        <w:tc>
          <w:tcPr>
            <w:tcW w:w="81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2</w:t>
            </w:r>
          </w:p>
        </w:tc>
        <w:tc>
          <w:tcPr>
            <w:tcW w:w="175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输入登录密码</w:t>
            </w:r>
          </w:p>
        </w:tc>
        <w:tc>
          <w:tcPr>
            <w:tcW w:w="148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sz w:val="17"/>
                <w:szCs w:val="17"/>
              </w:rPr>
              <w:t>暗码显示</w:t>
            </w:r>
          </w:p>
        </w:tc>
        <w:tc>
          <w:tcPr>
            <w:tcW w:w="405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w:t>
            </w:r>
          </w:p>
        </w:tc>
      </w:tr>
    </w:tbl>
    <w:p w:rsidR="00F20BAF" w:rsidRDefault="00941D1C">
      <w:pPr>
        <w:pStyle w:val="infoblue"/>
        <w:spacing w:before="0" w:beforeAutospacing="0" w:afterLines="50" w:after="156" w:afterAutospacing="0"/>
        <w:ind w:firstLineChars="0"/>
        <w:rPr>
          <w:rFonts w:ascii="Arial" w:hAnsi="Arial" w:cs="Arial"/>
          <w:i w:val="0"/>
          <w:iCs w:val="0"/>
          <w:color w:val="000000" w:themeColor="text1"/>
        </w:rPr>
      </w:pPr>
      <w:r>
        <w:rPr>
          <w:rFonts w:ascii="Arial" w:hAnsi="Arial" w:cs="Arial" w:hint="eastAsia"/>
          <w:i w:val="0"/>
          <w:iCs w:val="0"/>
          <w:color w:val="000000" w:themeColor="text1"/>
        </w:rPr>
        <w:t xml:space="preserve">  </w:t>
      </w:r>
    </w:p>
    <w:p w:rsidR="00F20BAF" w:rsidRDefault="00941D1C">
      <w:pPr>
        <w:pStyle w:val="infoblue"/>
        <w:numPr>
          <w:ilvl w:val="0"/>
          <w:numId w:val="22"/>
        </w:numPr>
        <w:spacing w:before="0" w:beforeAutospacing="0" w:afterLines="50" w:after="156" w:afterAutospacing="0"/>
        <w:ind w:firstLineChars="0"/>
        <w:rPr>
          <w:rFonts w:ascii="Arial" w:hAnsi="Arial" w:cs="Arial"/>
          <w:i w:val="0"/>
          <w:iCs w:val="0"/>
          <w:color w:val="000000" w:themeColor="text1"/>
        </w:rPr>
      </w:pPr>
      <w:r>
        <w:rPr>
          <w:rFonts w:ascii="Arial" w:hAnsi="Arial" w:cs="Arial" w:hint="eastAsia"/>
          <w:i w:val="0"/>
          <w:iCs w:val="0"/>
          <w:color w:val="000000" w:themeColor="text1"/>
        </w:rPr>
        <w:t>提现验证说明</w:t>
      </w:r>
    </w:p>
    <w:tbl>
      <w:tblPr>
        <w:tblW w:w="10683" w:type="dxa"/>
        <w:tblInd w:w="-658" w:type="dxa"/>
        <w:tblLayout w:type="fixed"/>
        <w:tblCellMar>
          <w:left w:w="0" w:type="dxa"/>
          <w:right w:w="0" w:type="dxa"/>
        </w:tblCellMar>
        <w:tblLook w:val="04A0" w:firstRow="1" w:lastRow="0" w:firstColumn="1" w:lastColumn="0" w:noHBand="0" w:noVBand="1"/>
      </w:tblPr>
      <w:tblGrid>
        <w:gridCol w:w="733"/>
        <w:gridCol w:w="1511"/>
        <w:gridCol w:w="2027"/>
        <w:gridCol w:w="2404"/>
        <w:gridCol w:w="4008"/>
      </w:tblGrid>
      <w:tr w:rsidR="00F20BAF">
        <w:trPr>
          <w:trHeight w:val="499"/>
        </w:trPr>
        <w:tc>
          <w:tcPr>
            <w:tcW w:w="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序号</w:t>
            </w:r>
          </w:p>
        </w:tc>
        <w:tc>
          <w:tcPr>
            <w:tcW w:w="1511"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对象</w:t>
            </w:r>
          </w:p>
        </w:tc>
        <w:tc>
          <w:tcPr>
            <w:tcW w:w="2027"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判断内容</w:t>
            </w:r>
          </w:p>
        </w:tc>
        <w:tc>
          <w:tcPr>
            <w:tcW w:w="2404"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错误提示文案</w:t>
            </w:r>
          </w:p>
        </w:tc>
        <w:tc>
          <w:tcPr>
            <w:tcW w:w="4008"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错误提示交互</w:t>
            </w:r>
          </w:p>
        </w:tc>
      </w:tr>
      <w:tr w:rsidR="00F20BAF">
        <w:trPr>
          <w:trHeight w:val="499"/>
        </w:trPr>
        <w:tc>
          <w:tcPr>
            <w:tcW w:w="733"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1</w:t>
            </w:r>
          </w:p>
        </w:tc>
        <w:tc>
          <w:tcPr>
            <w:tcW w:w="1511"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输入提现金额</w:t>
            </w:r>
          </w:p>
        </w:tc>
        <w:tc>
          <w:tcPr>
            <w:tcW w:w="2027"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是否为自然数</w:t>
            </w:r>
          </w:p>
        </w:tc>
        <w:tc>
          <w:tcPr>
            <w:tcW w:w="240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请输入正确的提现金额</w:t>
            </w:r>
          </w:p>
        </w:tc>
        <w:tc>
          <w:tcPr>
            <w:tcW w:w="4008"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点击“下一步”判断，输入框下方红字提示</w:t>
            </w:r>
          </w:p>
        </w:tc>
      </w:tr>
      <w:tr w:rsidR="00F20BAF">
        <w:trPr>
          <w:trHeight w:val="499"/>
        </w:trPr>
        <w:tc>
          <w:tcPr>
            <w:tcW w:w="733"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2</w:t>
            </w:r>
          </w:p>
        </w:tc>
        <w:tc>
          <w:tcPr>
            <w:tcW w:w="1511"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F20BAF">
            <w:pPr>
              <w:jc w:val="center"/>
              <w:rPr>
                <w:rFonts w:ascii="Microsoft YaHei UI" w:hAnsi="Microsoft YaHei UI" w:cs="Microsoft YaHei UI"/>
                <w:color w:val="000000"/>
              </w:rPr>
            </w:pPr>
          </w:p>
        </w:tc>
        <w:tc>
          <w:tcPr>
            <w:tcW w:w="2027"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是否超出余额</w:t>
            </w:r>
          </w:p>
        </w:tc>
        <w:tc>
          <w:tcPr>
            <w:tcW w:w="240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已超出余额</w:t>
            </w:r>
          </w:p>
        </w:tc>
        <w:tc>
          <w:tcPr>
            <w:tcW w:w="4008"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点击“下一步”判断，输入框下方红字提示</w:t>
            </w:r>
          </w:p>
        </w:tc>
      </w:tr>
      <w:tr w:rsidR="00F20BAF">
        <w:trPr>
          <w:trHeight w:val="499"/>
        </w:trPr>
        <w:tc>
          <w:tcPr>
            <w:tcW w:w="733"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3</w:t>
            </w:r>
          </w:p>
        </w:tc>
        <w:tc>
          <w:tcPr>
            <w:tcW w:w="1511"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F20BAF">
            <w:pPr>
              <w:jc w:val="center"/>
              <w:rPr>
                <w:rFonts w:ascii="Microsoft YaHei UI" w:hAnsi="Microsoft YaHei UI" w:cs="Microsoft YaHei UI"/>
                <w:color w:val="000000"/>
              </w:rPr>
            </w:pPr>
          </w:p>
        </w:tc>
        <w:tc>
          <w:tcPr>
            <w:tcW w:w="2027"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是否为空</w:t>
            </w:r>
          </w:p>
        </w:tc>
        <w:tc>
          <w:tcPr>
            <w:tcW w:w="240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金额不可为空</w:t>
            </w:r>
          </w:p>
        </w:tc>
        <w:tc>
          <w:tcPr>
            <w:tcW w:w="4008"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点击“下一步”判断，输入框下方红字提示</w:t>
            </w:r>
          </w:p>
        </w:tc>
      </w:tr>
      <w:tr w:rsidR="00F20BAF">
        <w:trPr>
          <w:trHeight w:val="499"/>
        </w:trPr>
        <w:tc>
          <w:tcPr>
            <w:tcW w:w="733"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4</w:t>
            </w:r>
          </w:p>
        </w:tc>
        <w:tc>
          <w:tcPr>
            <w:tcW w:w="1511" w:type="dxa"/>
            <w:vMerge w:val="restart"/>
            <w:tcBorders>
              <w:top w:val="nil"/>
              <w:left w:val="single" w:sz="4" w:space="0" w:color="auto"/>
              <w:bottom w:val="single" w:sz="4" w:space="0" w:color="000000"/>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输入登录密码</w:t>
            </w:r>
          </w:p>
        </w:tc>
        <w:tc>
          <w:tcPr>
            <w:tcW w:w="2027"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是否和账号登录密码匹配</w:t>
            </w:r>
          </w:p>
        </w:tc>
        <w:tc>
          <w:tcPr>
            <w:tcW w:w="240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登录密码错误，请重新输入</w:t>
            </w:r>
          </w:p>
        </w:tc>
        <w:tc>
          <w:tcPr>
            <w:tcW w:w="4008"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点击“</w:t>
            </w:r>
            <w:r>
              <w:rPr>
                <w:rFonts w:ascii="Microsoft YaHei UI" w:hAnsi="Microsoft YaHei UI" w:cs="Microsoft YaHei UI" w:hint="eastAsia"/>
                <w:color w:val="000000"/>
                <w:kern w:val="0"/>
                <w:sz w:val="17"/>
                <w:szCs w:val="17"/>
                <w:lang w:bidi="ar"/>
              </w:rPr>
              <w:t>发起提现</w:t>
            </w:r>
            <w:r>
              <w:rPr>
                <w:rFonts w:ascii="Microsoft YaHei UI" w:eastAsia="Microsoft YaHei UI" w:hAnsi="Microsoft YaHei UI" w:cs="Microsoft YaHei UI" w:hint="eastAsia"/>
                <w:color w:val="000000"/>
                <w:kern w:val="0"/>
                <w:sz w:val="17"/>
                <w:szCs w:val="17"/>
                <w:lang w:bidi="ar"/>
              </w:rPr>
              <w:t>”判断，输入框下方红字提示</w:t>
            </w:r>
          </w:p>
        </w:tc>
      </w:tr>
      <w:tr w:rsidR="00F20BAF">
        <w:trPr>
          <w:trHeight w:val="499"/>
        </w:trPr>
        <w:tc>
          <w:tcPr>
            <w:tcW w:w="733"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5</w:t>
            </w:r>
          </w:p>
        </w:tc>
        <w:tc>
          <w:tcPr>
            <w:tcW w:w="1511" w:type="dxa"/>
            <w:vMerge/>
            <w:tcBorders>
              <w:top w:val="nil"/>
              <w:left w:val="single" w:sz="4" w:space="0" w:color="auto"/>
              <w:bottom w:val="single" w:sz="4" w:space="0" w:color="000000"/>
              <w:right w:val="single" w:sz="4" w:space="0" w:color="auto"/>
            </w:tcBorders>
            <w:shd w:val="clear" w:color="auto" w:fill="auto"/>
            <w:tcMar>
              <w:top w:w="15" w:type="dxa"/>
              <w:left w:w="15" w:type="dxa"/>
              <w:right w:w="15" w:type="dxa"/>
            </w:tcMar>
            <w:vAlign w:val="center"/>
          </w:tcPr>
          <w:p w:rsidR="00F20BAF" w:rsidRDefault="00F20BAF">
            <w:pPr>
              <w:jc w:val="center"/>
              <w:rPr>
                <w:rFonts w:ascii="Microsoft YaHei UI" w:hAnsi="Microsoft YaHei UI" w:cs="Microsoft YaHei UI"/>
                <w:color w:val="000000"/>
              </w:rPr>
            </w:pPr>
          </w:p>
        </w:tc>
        <w:tc>
          <w:tcPr>
            <w:tcW w:w="2027"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是否为空</w:t>
            </w:r>
          </w:p>
        </w:tc>
        <w:tc>
          <w:tcPr>
            <w:tcW w:w="240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密码不可为空</w:t>
            </w:r>
          </w:p>
        </w:tc>
        <w:tc>
          <w:tcPr>
            <w:tcW w:w="4008"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F20BAF" w:rsidRDefault="00941D1C">
            <w:pPr>
              <w:jc w:val="center"/>
              <w:textAlignment w:val="center"/>
              <w:rPr>
                <w:rFonts w:ascii="Microsoft YaHei UI" w:hAnsi="Microsoft YaHei UI" w:cs="Microsoft YaHei UI"/>
                <w:color w:val="000000"/>
              </w:rPr>
            </w:pPr>
            <w:r>
              <w:rPr>
                <w:rFonts w:ascii="Microsoft YaHei UI" w:eastAsia="Microsoft YaHei UI" w:hAnsi="Microsoft YaHei UI" w:cs="Microsoft YaHei UI" w:hint="eastAsia"/>
                <w:color w:val="000000"/>
                <w:kern w:val="0"/>
                <w:sz w:val="17"/>
                <w:szCs w:val="17"/>
                <w:lang w:bidi="ar"/>
              </w:rPr>
              <w:t>点击“</w:t>
            </w:r>
            <w:r>
              <w:rPr>
                <w:rFonts w:ascii="Microsoft YaHei UI" w:hAnsi="Microsoft YaHei UI" w:cs="Microsoft YaHei UI" w:hint="eastAsia"/>
                <w:color w:val="000000"/>
                <w:kern w:val="0"/>
                <w:sz w:val="17"/>
                <w:szCs w:val="17"/>
                <w:lang w:bidi="ar"/>
              </w:rPr>
              <w:t>发起提现</w:t>
            </w:r>
            <w:r>
              <w:rPr>
                <w:rFonts w:ascii="Microsoft YaHei UI" w:eastAsia="Microsoft YaHei UI" w:hAnsi="Microsoft YaHei UI" w:cs="Microsoft YaHei UI" w:hint="eastAsia"/>
                <w:color w:val="000000"/>
                <w:kern w:val="0"/>
                <w:sz w:val="17"/>
                <w:szCs w:val="17"/>
                <w:lang w:bidi="ar"/>
              </w:rPr>
              <w:t>”判断，输入框下方红字提示</w:t>
            </w:r>
          </w:p>
        </w:tc>
      </w:tr>
    </w:tbl>
    <w:p w:rsidR="00F20BAF" w:rsidRDefault="00F20BAF">
      <w:pPr>
        <w:pStyle w:val="infoblue"/>
        <w:spacing w:before="0" w:beforeAutospacing="0" w:afterLines="50" w:after="156" w:afterAutospacing="0"/>
        <w:ind w:left="422" w:firstLineChars="0" w:firstLine="0"/>
        <w:rPr>
          <w:rFonts w:ascii="Arial" w:hAnsi="Arial" w:cs="Arial"/>
          <w:i w:val="0"/>
          <w:iCs w:val="0"/>
          <w:color w:val="000000" w:themeColor="text1"/>
        </w:rPr>
      </w:pPr>
    </w:p>
    <w:p w:rsidR="00F20BAF" w:rsidRDefault="00F20BAF">
      <w:pPr>
        <w:pStyle w:val="infoblue"/>
        <w:spacing w:before="0" w:beforeAutospacing="0" w:afterLines="50" w:after="156" w:afterAutospacing="0"/>
        <w:ind w:left="422" w:firstLineChars="0" w:firstLine="0"/>
        <w:rPr>
          <w:rFonts w:ascii="Arial" w:hAnsi="Arial" w:cs="Arial"/>
          <w:i w:val="0"/>
          <w:iCs w:val="0"/>
          <w:color w:val="000000" w:themeColor="text1"/>
        </w:rPr>
      </w:pPr>
    </w:p>
    <w:sectPr w:rsidR="00F20BAF">
      <w:headerReference w:type="default" r:id="rId41"/>
      <w:footerReference w:type="default" r:id="rId42"/>
      <w:pgSz w:w="11906" w:h="16838"/>
      <w:pgMar w:top="1440" w:right="1286" w:bottom="1246" w:left="1260" w:header="851" w:footer="851"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E12" w:rsidRDefault="00434E12">
      <w:r>
        <w:separator/>
      </w:r>
    </w:p>
  </w:endnote>
  <w:endnote w:type="continuationSeparator" w:id="0">
    <w:p w:rsidR="00434E12" w:rsidRDefault="00434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B39" w:rsidRDefault="00E92B39">
    <w:pPr>
      <w:pStyle w:val="a8"/>
      <w:tabs>
        <w:tab w:val="clear" w:pos="8306"/>
        <w:tab w:val="right" w:pos="9360"/>
      </w:tabs>
      <w:rPr>
        <w:rFonts w:ascii="Arial" w:hAnsi="Arial" w:cs="Arial"/>
      </w:rPr>
    </w:pPr>
    <w:r>
      <w:rPr>
        <w:rFonts w:ascii="Arial" w:hAnsi="Arial" w:cs="Arial"/>
      </w:rPr>
      <w:tab/>
    </w:r>
    <w:r>
      <w:rPr>
        <w:rFonts w:ascii="Arial" w:hAnsi="Arial" w:cs="Arial"/>
      </w:rPr>
      <w:t>第</w:t>
    </w:r>
    <w:r>
      <w:rPr>
        <w:rFonts w:ascii="Arial" w:hAnsi="Arial" w:cs="Arial"/>
      </w:rPr>
      <w:t xml:space="preserve"> </w:t>
    </w:r>
    <w:r>
      <w:rPr>
        <w:rStyle w:val="ab"/>
        <w:rFonts w:ascii="Arial" w:hAnsi="Arial" w:cs="Arial"/>
      </w:rPr>
      <w:fldChar w:fldCharType="begin"/>
    </w:r>
    <w:r>
      <w:rPr>
        <w:rStyle w:val="ab"/>
        <w:rFonts w:ascii="Arial" w:hAnsi="Arial" w:cs="Arial"/>
      </w:rPr>
      <w:instrText xml:space="preserve"> PAGE </w:instrText>
    </w:r>
    <w:r>
      <w:rPr>
        <w:rStyle w:val="ab"/>
        <w:rFonts w:ascii="Arial" w:hAnsi="Arial" w:cs="Arial"/>
      </w:rPr>
      <w:fldChar w:fldCharType="separate"/>
    </w:r>
    <w:r w:rsidR="002B6411">
      <w:rPr>
        <w:rStyle w:val="ab"/>
        <w:rFonts w:ascii="Arial" w:hAnsi="Arial" w:cs="Arial"/>
        <w:noProof/>
      </w:rPr>
      <w:t>12</w:t>
    </w:r>
    <w:r>
      <w:rPr>
        <w:rStyle w:val="ab"/>
        <w:rFonts w:ascii="Arial" w:hAnsi="Arial" w:cs="Arial"/>
      </w:rPr>
      <w:fldChar w:fldCharType="end"/>
    </w:r>
    <w:r>
      <w:rPr>
        <w:rStyle w:val="ab"/>
        <w:rFonts w:ascii="Arial" w:hAnsi="Arial" w:cs="Arial"/>
      </w:rPr>
      <w:t xml:space="preserve"> </w:t>
    </w:r>
    <w:r>
      <w:rPr>
        <w:rFonts w:ascii="Arial" w:hAnsi="Arial" w:cs="Arial"/>
      </w:rPr>
      <w:t>页</w:t>
    </w:r>
    <w:r>
      <w:rPr>
        <w:rFonts w:ascii="Arial" w:hAnsi="Arial" w:cs="Arial"/>
      </w:rPr>
      <w:tab/>
    </w:r>
    <w:r>
      <w:rPr>
        <w:rFonts w:ascii="Arial" w:hAnsi="Arial" w:cs="Arial"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E12" w:rsidRDefault="00434E12">
      <w:r>
        <w:separator/>
      </w:r>
    </w:p>
  </w:footnote>
  <w:footnote w:type="continuationSeparator" w:id="0">
    <w:p w:rsidR="00434E12" w:rsidRDefault="00434E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B39" w:rsidRDefault="00E92B39">
    <w:pPr>
      <w:pStyle w:val="a9"/>
      <w:tabs>
        <w:tab w:val="clear" w:pos="8306"/>
        <w:tab w:val="right" w:pos="9360"/>
      </w:tabs>
      <w:jc w:val="both"/>
    </w:pPr>
    <w:proofErr w:type="spellStart"/>
    <w:r>
      <w:rPr>
        <w:rFonts w:hint="eastAsia"/>
      </w:rPr>
      <w:t>Mftour</w:t>
    </w:r>
    <w:proofErr w:type="spellEnd"/>
    <w:r>
      <w:rPr>
        <w:rFonts w:hint="eastAsia"/>
      </w:rPr>
      <w:tab/>
    </w:r>
    <w:r>
      <w:rPr>
        <w:rFonts w:hint="eastAsia"/>
      </w:rPr>
      <w:tab/>
    </w:r>
    <w:r>
      <w:rPr>
        <w:rFonts w:hint="eastAsia"/>
      </w:rPr>
      <w:t>撰写人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2F2"/>
    <w:multiLevelType w:val="multilevel"/>
    <w:tmpl w:val="04C642F2"/>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
    <w:nsid w:val="1EBD6CFA"/>
    <w:multiLevelType w:val="hybridMultilevel"/>
    <w:tmpl w:val="0B0C3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724B71"/>
    <w:multiLevelType w:val="multilevel"/>
    <w:tmpl w:val="21724B71"/>
    <w:lvl w:ilvl="0">
      <w:start w:val="1"/>
      <w:numFmt w:val="decimal"/>
      <w:lvlText w:val="%1、"/>
      <w:lvlJc w:val="left"/>
      <w:pPr>
        <w:ind w:left="360" w:hanging="36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9640EA0"/>
    <w:multiLevelType w:val="multilevel"/>
    <w:tmpl w:val="29640EA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298510B0"/>
    <w:multiLevelType w:val="multilevel"/>
    <w:tmpl w:val="298510B0"/>
    <w:lvl w:ilvl="0">
      <w:start w:val="1"/>
      <w:numFmt w:val="lowerLetter"/>
      <w:lvlText w:val="%1)"/>
      <w:lvlJc w:val="left"/>
      <w:pPr>
        <w:ind w:left="1140" w:hanging="360"/>
      </w:pPr>
      <w:rPr>
        <w:rFonts w:cs="Times New Roman"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5">
    <w:nsid w:val="2E2278C1"/>
    <w:multiLevelType w:val="multilevel"/>
    <w:tmpl w:val="2E2278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02F466A"/>
    <w:multiLevelType w:val="multilevel"/>
    <w:tmpl w:val="302F466A"/>
    <w:lvl w:ilvl="0">
      <w:start w:val="1"/>
      <w:numFmt w:val="decimal"/>
      <w:lvlText w:val="%1、"/>
      <w:lvlJc w:val="left"/>
      <w:pPr>
        <w:ind w:left="795" w:hanging="360"/>
      </w:pPr>
      <w:rPr>
        <w:rFonts w:hint="default"/>
      </w:rPr>
    </w:lvl>
    <w:lvl w:ilvl="1">
      <w:start w:val="1"/>
      <w:numFmt w:val="lowerLetter"/>
      <w:lvlText w:val="%2)"/>
      <w:lvlJc w:val="left"/>
      <w:pPr>
        <w:ind w:left="1275" w:hanging="420"/>
      </w:pPr>
    </w:lvl>
    <w:lvl w:ilvl="2">
      <w:start w:val="1"/>
      <w:numFmt w:val="lowerRoman"/>
      <w:lvlText w:val="%3."/>
      <w:lvlJc w:val="right"/>
      <w:pPr>
        <w:ind w:left="1695" w:hanging="420"/>
      </w:pPr>
    </w:lvl>
    <w:lvl w:ilvl="3">
      <w:start w:val="1"/>
      <w:numFmt w:val="decimal"/>
      <w:lvlText w:val="%4."/>
      <w:lvlJc w:val="left"/>
      <w:pPr>
        <w:ind w:left="2115" w:hanging="420"/>
      </w:pPr>
    </w:lvl>
    <w:lvl w:ilvl="4">
      <w:start w:val="1"/>
      <w:numFmt w:val="lowerLetter"/>
      <w:lvlText w:val="%5)"/>
      <w:lvlJc w:val="left"/>
      <w:pPr>
        <w:ind w:left="2535" w:hanging="420"/>
      </w:pPr>
    </w:lvl>
    <w:lvl w:ilvl="5">
      <w:start w:val="1"/>
      <w:numFmt w:val="lowerRoman"/>
      <w:lvlText w:val="%6."/>
      <w:lvlJc w:val="right"/>
      <w:pPr>
        <w:ind w:left="2955" w:hanging="420"/>
      </w:pPr>
    </w:lvl>
    <w:lvl w:ilvl="6">
      <w:start w:val="1"/>
      <w:numFmt w:val="decimal"/>
      <w:lvlText w:val="%7."/>
      <w:lvlJc w:val="left"/>
      <w:pPr>
        <w:ind w:left="3375" w:hanging="420"/>
      </w:pPr>
    </w:lvl>
    <w:lvl w:ilvl="7">
      <w:start w:val="1"/>
      <w:numFmt w:val="lowerLetter"/>
      <w:lvlText w:val="%8)"/>
      <w:lvlJc w:val="left"/>
      <w:pPr>
        <w:ind w:left="3795" w:hanging="420"/>
      </w:pPr>
    </w:lvl>
    <w:lvl w:ilvl="8">
      <w:start w:val="1"/>
      <w:numFmt w:val="lowerRoman"/>
      <w:lvlText w:val="%9."/>
      <w:lvlJc w:val="right"/>
      <w:pPr>
        <w:ind w:left="4215" w:hanging="420"/>
      </w:pPr>
    </w:lvl>
  </w:abstractNum>
  <w:abstractNum w:abstractNumId="7">
    <w:nsid w:val="33E33BF6"/>
    <w:multiLevelType w:val="multilevel"/>
    <w:tmpl w:val="33E33BF6"/>
    <w:lvl w:ilvl="0">
      <w:start w:val="1"/>
      <w:numFmt w:val="lowerLetter"/>
      <w:lvlText w:val="%1)"/>
      <w:lvlJc w:val="left"/>
      <w:pPr>
        <w:ind w:left="1140" w:hanging="360"/>
      </w:pPr>
      <w:rPr>
        <w:rFonts w:hint="default"/>
        <w:color w:val="000000" w:themeColor="text1"/>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8">
    <w:nsid w:val="351F30AE"/>
    <w:multiLevelType w:val="multilevel"/>
    <w:tmpl w:val="351F30AE"/>
    <w:lvl w:ilvl="0">
      <w:start w:val="1"/>
      <w:numFmt w:val="decimal"/>
      <w:lvlText w:val="%1、"/>
      <w:lvlJc w:val="left"/>
      <w:pPr>
        <w:ind w:left="360" w:hanging="360"/>
      </w:pPr>
      <w:rPr>
        <w:rFonts w:ascii="Times New Roman" w:hAnsi="Times New Roman" w:cs="Times New Roman" w:hint="default"/>
        <w:i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8525FC6"/>
    <w:multiLevelType w:val="multilevel"/>
    <w:tmpl w:val="38525FC6"/>
    <w:lvl w:ilvl="0">
      <w:start w:val="1"/>
      <w:numFmt w:val="decimal"/>
      <w:lvlText w:val="(%1)"/>
      <w:lvlJc w:val="left"/>
      <w:pPr>
        <w:ind w:left="875" w:hanging="465"/>
      </w:pPr>
      <w:rPr>
        <w:rFonts w:hint="default"/>
        <w:color w:val="auto"/>
      </w:rPr>
    </w:lvl>
    <w:lvl w:ilvl="1">
      <w:start w:val="1"/>
      <w:numFmt w:val="lowerLetter"/>
      <w:lvlText w:val="%2)"/>
      <w:lvlJc w:val="left"/>
      <w:pPr>
        <w:ind w:left="1250" w:hanging="420"/>
      </w:pPr>
    </w:lvl>
    <w:lvl w:ilvl="2">
      <w:start w:val="1"/>
      <w:numFmt w:val="lowerRoman"/>
      <w:lvlText w:val="%3."/>
      <w:lvlJc w:val="right"/>
      <w:pPr>
        <w:ind w:left="1670" w:hanging="420"/>
      </w:pPr>
    </w:lvl>
    <w:lvl w:ilvl="3">
      <w:start w:val="1"/>
      <w:numFmt w:val="decimal"/>
      <w:lvlText w:val="%4."/>
      <w:lvlJc w:val="left"/>
      <w:pPr>
        <w:ind w:left="2090" w:hanging="420"/>
      </w:pPr>
    </w:lvl>
    <w:lvl w:ilvl="4">
      <w:start w:val="1"/>
      <w:numFmt w:val="lowerLetter"/>
      <w:lvlText w:val="%5)"/>
      <w:lvlJc w:val="left"/>
      <w:pPr>
        <w:ind w:left="2510" w:hanging="420"/>
      </w:pPr>
    </w:lvl>
    <w:lvl w:ilvl="5">
      <w:start w:val="1"/>
      <w:numFmt w:val="lowerRoman"/>
      <w:lvlText w:val="%6."/>
      <w:lvlJc w:val="right"/>
      <w:pPr>
        <w:ind w:left="2930" w:hanging="420"/>
      </w:pPr>
    </w:lvl>
    <w:lvl w:ilvl="6">
      <w:start w:val="1"/>
      <w:numFmt w:val="decimal"/>
      <w:lvlText w:val="%7."/>
      <w:lvlJc w:val="left"/>
      <w:pPr>
        <w:ind w:left="3350" w:hanging="420"/>
      </w:pPr>
    </w:lvl>
    <w:lvl w:ilvl="7">
      <w:start w:val="1"/>
      <w:numFmt w:val="lowerLetter"/>
      <w:lvlText w:val="%8)"/>
      <w:lvlJc w:val="left"/>
      <w:pPr>
        <w:ind w:left="3770" w:hanging="420"/>
      </w:pPr>
    </w:lvl>
    <w:lvl w:ilvl="8">
      <w:start w:val="1"/>
      <w:numFmt w:val="lowerRoman"/>
      <w:lvlText w:val="%9."/>
      <w:lvlJc w:val="right"/>
      <w:pPr>
        <w:ind w:left="4190" w:hanging="420"/>
      </w:pPr>
    </w:lvl>
  </w:abstractNum>
  <w:abstractNum w:abstractNumId="10">
    <w:nsid w:val="427C531B"/>
    <w:multiLevelType w:val="multilevel"/>
    <w:tmpl w:val="427C531B"/>
    <w:lvl w:ilvl="0">
      <w:start w:val="1"/>
      <w:numFmt w:val="decimal"/>
      <w:lvlText w:val="%1、"/>
      <w:lvlJc w:val="left"/>
      <w:pPr>
        <w:ind w:left="885" w:hanging="360"/>
      </w:pPr>
      <w:rPr>
        <w:rFonts w:hint="default"/>
        <w:color w:val="000000" w:themeColor="text1"/>
      </w:rPr>
    </w:lvl>
    <w:lvl w:ilvl="1">
      <w:start w:val="1"/>
      <w:numFmt w:val="lowerLetter"/>
      <w:lvlText w:val="%2)"/>
      <w:lvlJc w:val="left"/>
      <w:pPr>
        <w:ind w:left="1365" w:hanging="420"/>
      </w:pPr>
    </w:lvl>
    <w:lvl w:ilvl="2">
      <w:start w:val="1"/>
      <w:numFmt w:val="lowerRoman"/>
      <w:lvlText w:val="%3."/>
      <w:lvlJc w:val="right"/>
      <w:pPr>
        <w:ind w:left="1785" w:hanging="420"/>
      </w:pPr>
    </w:lvl>
    <w:lvl w:ilvl="3">
      <w:start w:val="1"/>
      <w:numFmt w:val="decimal"/>
      <w:lvlText w:val="%4."/>
      <w:lvlJc w:val="left"/>
      <w:pPr>
        <w:ind w:left="2205" w:hanging="420"/>
      </w:pPr>
    </w:lvl>
    <w:lvl w:ilvl="4">
      <w:start w:val="1"/>
      <w:numFmt w:val="lowerLetter"/>
      <w:lvlText w:val="%5)"/>
      <w:lvlJc w:val="left"/>
      <w:pPr>
        <w:ind w:left="2625" w:hanging="420"/>
      </w:pPr>
    </w:lvl>
    <w:lvl w:ilvl="5">
      <w:start w:val="1"/>
      <w:numFmt w:val="lowerRoman"/>
      <w:lvlText w:val="%6."/>
      <w:lvlJc w:val="right"/>
      <w:pPr>
        <w:ind w:left="3045" w:hanging="420"/>
      </w:pPr>
    </w:lvl>
    <w:lvl w:ilvl="6">
      <w:start w:val="1"/>
      <w:numFmt w:val="decimal"/>
      <w:lvlText w:val="%7."/>
      <w:lvlJc w:val="left"/>
      <w:pPr>
        <w:ind w:left="3465" w:hanging="420"/>
      </w:pPr>
    </w:lvl>
    <w:lvl w:ilvl="7">
      <w:start w:val="1"/>
      <w:numFmt w:val="lowerLetter"/>
      <w:lvlText w:val="%8)"/>
      <w:lvlJc w:val="left"/>
      <w:pPr>
        <w:ind w:left="3885" w:hanging="420"/>
      </w:pPr>
    </w:lvl>
    <w:lvl w:ilvl="8">
      <w:start w:val="1"/>
      <w:numFmt w:val="lowerRoman"/>
      <w:lvlText w:val="%9."/>
      <w:lvlJc w:val="right"/>
      <w:pPr>
        <w:ind w:left="4305" w:hanging="420"/>
      </w:pPr>
    </w:lvl>
  </w:abstractNum>
  <w:abstractNum w:abstractNumId="11">
    <w:nsid w:val="485F29CB"/>
    <w:multiLevelType w:val="multilevel"/>
    <w:tmpl w:val="485F29CB"/>
    <w:lvl w:ilvl="0">
      <w:start w:val="1"/>
      <w:numFmt w:val="decimal"/>
      <w:lvlText w:val="(%1)"/>
      <w:lvlJc w:val="left"/>
      <w:pPr>
        <w:ind w:left="560" w:hanging="360"/>
      </w:pPr>
      <w:rPr>
        <w:rFonts w:hint="default"/>
        <w:color w:val="FF0000"/>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2">
    <w:nsid w:val="4F6D41FC"/>
    <w:multiLevelType w:val="multilevel"/>
    <w:tmpl w:val="4F6D41F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575167E6"/>
    <w:multiLevelType w:val="singleLevel"/>
    <w:tmpl w:val="575167E6"/>
    <w:lvl w:ilvl="0">
      <w:start w:val="3"/>
      <w:numFmt w:val="decimal"/>
      <w:suff w:val="nothing"/>
      <w:lvlText w:val="%1、"/>
      <w:lvlJc w:val="left"/>
    </w:lvl>
  </w:abstractNum>
  <w:abstractNum w:abstractNumId="14">
    <w:nsid w:val="58101FDD"/>
    <w:multiLevelType w:val="multilevel"/>
    <w:tmpl w:val="58101FDD"/>
    <w:lvl w:ilvl="0">
      <w:start w:val="1"/>
      <w:numFmt w:val="decimal"/>
      <w:lvlText w:val="%1、"/>
      <w:lvlJc w:val="left"/>
      <w:pPr>
        <w:ind w:left="786" w:hanging="360"/>
      </w:pPr>
      <w:rPr>
        <w:rFonts w:hint="default"/>
      </w:rPr>
    </w:lvl>
    <w:lvl w:ilvl="1">
      <w:start w:val="1"/>
      <w:numFmt w:val="lowerLetter"/>
      <w:lvlText w:val="%2)"/>
      <w:lvlJc w:val="left"/>
      <w:pPr>
        <w:ind w:left="1145" w:hanging="420"/>
      </w:pPr>
    </w:lvl>
    <w:lvl w:ilvl="2">
      <w:start w:val="1"/>
      <w:numFmt w:val="lowerRoman"/>
      <w:lvlText w:val="%3."/>
      <w:lvlJc w:val="right"/>
      <w:pPr>
        <w:ind w:left="1565" w:hanging="420"/>
      </w:pPr>
    </w:lvl>
    <w:lvl w:ilvl="3">
      <w:start w:val="1"/>
      <w:numFmt w:val="decimal"/>
      <w:lvlText w:val="%4."/>
      <w:lvlJc w:val="left"/>
      <w:pPr>
        <w:ind w:left="1985" w:hanging="420"/>
      </w:pPr>
    </w:lvl>
    <w:lvl w:ilvl="4">
      <w:start w:val="1"/>
      <w:numFmt w:val="lowerLetter"/>
      <w:lvlText w:val="%5)"/>
      <w:lvlJc w:val="left"/>
      <w:pPr>
        <w:ind w:left="2405" w:hanging="420"/>
      </w:pPr>
    </w:lvl>
    <w:lvl w:ilvl="5">
      <w:start w:val="1"/>
      <w:numFmt w:val="lowerRoman"/>
      <w:lvlText w:val="%6."/>
      <w:lvlJc w:val="right"/>
      <w:pPr>
        <w:ind w:left="2825" w:hanging="420"/>
      </w:pPr>
    </w:lvl>
    <w:lvl w:ilvl="6">
      <w:start w:val="1"/>
      <w:numFmt w:val="decimal"/>
      <w:lvlText w:val="%7."/>
      <w:lvlJc w:val="left"/>
      <w:pPr>
        <w:ind w:left="3245" w:hanging="420"/>
      </w:pPr>
    </w:lvl>
    <w:lvl w:ilvl="7">
      <w:start w:val="1"/>
      <w:numFmt w:val="lowerLetter"/>
      <w:lvlText w:val="%8)"/>
      <w:lvlJc w:val="left"/>
      <w:pPr>
        <w:ind w:left="3665" w:hanging="420"/>
      </w:pPr>
    </w:lvl>
    <w:lvl w:ilvl="8">
      <w:start w:val="1"/>
      <w:numFmt w:val="lowerRoman"/>
      <w:lvlText w:val="%9."/>
      <w:lvlJc w:val="right"/>
      <w:pPr>
        <w:ind w:left="4085" w:hanging="420"/>
      </w:pPr>
    </w:lvl>
  </w:abstractNum>
  <w:abstractNum w:abstractNumId="15">
    <w:nsid w:val="611D5B06"/>
    <w:multiLevelType w:val="multilevel"/>
    <w:tmpl w:val="611D5B06"/>
    <w:lvl w:ilvl="0">
      <w:start w:val="1"/>
      <w:numFmt w:val="chineseCountingThousand"/>
      <w:pStyle w:val="1"/>
      <w:lvlText w:val="%1、"/>
      <w:lvlJc w:val="left"/>
      <w:pPr>
        <w:tabs>
          <w:tab w:val="left" w:pos="0"/>
        </w:tabs>
        <w:ind w:left="0" w:firstLine="0"/>
      </w:pPr>
      <w:rPr>
        <w:rFonts w:hint="eastAsia"/>
      </w:rPr>
    </w:lvl>
    <w:lvl w:ilvl="1">
      <w:start w:val="1"/>
      <w:numFmt w:val="decimal"/>
      <w:pStyle w:val="2"/>
      <w:lvlText w:val="%2、"/>
      <w:lvlJc w:val="left"/>
      <w:pPr>
        <w:tabs>
          <w:tab w:val="left" w:pos="0"/>
        </w:tabs>
        <w:ind w:left="0" w:firstLine="0"/>
      </w:pPr>
      <w:rPr>
        <w:rFonts w:hint="default"/>
        <w:sz w:val="28"/>
        <w:szCs w:val="28"/>
      </w:rPr>
    </w:lvl>
    <w:lvl w:ilvl="2">
      <w:start w:val="1"/>
      <w:numFmt w:val="decimal"/>
      <w:pStyle w:val="3"/>
      <w:suff w:val="nothing"/>
      <w:lvlText w:val="%2.%3 "/>
      <w:lvlJc w:val="left"/>
      <w:pPr>
        <w:ind w:left="0" w:firstLine="0"/>
      </w:pPr>
      <w:rPr>
        <w:rFonts w:hint="eastAsia"/>
      </w:rPr>
    </w:lvl>
    <w:lvl w:ilvl="3">
      <w:start w:val="1"/>
      <w:numFmt w:val="decimal"/>
      <w:pStyle w:val="4"/>
      <w:suff w:val="nothing"/>
      <w:lvlText w:val="%2.%3.%4 "/>
      <w:lvlJc w:val="left"/>
      <w:pPr>
        <w:ind w:left="0" w:firstLine="0"/>
      </w:pPr>
      <w:rPr>
        <w:rFonts w:hint="eastAsia"/>
      </w:rPr>
    </w:lvl>
    <w:lvl w:ilvl="4">
      <w:start w:val="1"/>
      <w:numFmt w:val="decimal"/>
      <w:pStyle w:val="5"/>
      <w:suff w:val="nothing"/>
      <w:lvlText w:val="%1.%2.%3.%4.%5 "/>
      <w:lvlJc w:val="left"/>
      <w:pPr>
        <w:ind w:left="0" w:firstLine="0"/>
      </w:pPr>
      <w:rPr>
        <w:rFonts w:hint="eastAsia"/>
      </w:rPr>
    </w:lvl>
    <w:lvl w:ilvl="5">
      <w:start w:val="1"/>
      <w:numFmt w:val="decimal"/>
      <w:pStyle w:val="6"/>
      <w:suff w:val="nothing"/>
      <w:lvlText w:val="%1.%2.%3.%4.%5.%6 "/>
      <w:lvlJc w:val="left"/>
      <w:pPr>
        <w:ind w:left="0" w:firstLine="0"/>
      </w:pPr>
      <w:rPr>
        <w:rFonts w:hint="eastAsia"/>
      </w:rPr>
    </w:lvl>
    <w:lvl w:ilvl="6">
      <w:start w:val="1"/>
      <w:numFmt w:val="decimal"/>
      <w:pStyle w:val="7"/>
      <w:suff w:val="nothing"/>
      <w:lvlText w:val="%1.%2.%3.%4.%5.%6.%7 "/>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6">
    <w:nsid w:val="66B320FC"/>
    <w:multiLevelType w:val="multilevel"/>
    <w:tmpl w:val="66B320FC"/>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6705738A"/>
    <w:multiLevelType w:val="multilevel"/>
    <w:tmpl w:val="6705738A"/>
    <w:lvl w:ilvl="0">
      <w:start w:val="1"/>
      <w:numFmt w:val="decimal"/>
      <w:lvlText w:val="%1、"/>
      <w:lvlJc w:val="left"/>
      <w:pPr>
        <w:ind w:left="780" w:hanging="360"/>
      </w:pPr>
      <w:rPr>
        <w:rFonts w:hint="default"/>
        <w:b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68571AF7"/>
    <w:multiLevelType w:val="multilevel"/>
    <w:tmpl w:val="68571A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686127B1"/>
    <w:multiLevelType w:val="multilevel"/>
    <w:tmpl w:val="686127B1"/>
    <w:lvl w:ilvl="0">
      <w:start w:val="1"/>
      <w:numFmt w:val="decimal"/>
      <w:lvlText w:val="%1、"/>
      <w:lvlJc w:val="left"/>
      <w:pPr>
        <w:ind w:left="782" w:hanging="36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0">
    <w:nsid w:val="6B4F0796"/>
    <w:multiLevelType w:val="multilevel"/>
    <w:tmpl w:val="6B4F0796"/>
    <w:lvl w:ilvl="0">
      <w:start w:val="1"/>
      <w:numFmt w:val="decimal"/>
      <w:lvlText w:val="%1、"/>
      <w:lvlJc w:val="left"/>
      <w:pPr>
        <w:ind w:left="735" w:hanging="420"/>
      </w:pPr>
      <w:rPr>
        <w:rFonts w:hint="default"/>
      </w:rPr>
    </w:lvl>
    <w:lvl w:ilvl="1">
      <w:start w:val="1"/>
      <w:numFmt w:val="lowerLetter"/>
      <w:lvlText w:val="%2)"/>
      <w:lvlJc w:val="left"/>
      <w:pPr>
        <w:ind w:left="1155" w:hanging="420"/>
      </w:pPr>
    </w:lvl>
    <w:lvl w:ilvl="2">
      <w:start w:val="1"/>
      <w:numFmt w:val="lowerRoman"/>
      <w:lvlText w:val="%3."/>
      <w:lvlJc w:val="right"/>
      <w:pPr>
        <w:ind w:left="1575" w:hanging="420"/>
      </w:pPr>
    </w:lvl>
    <w:lvl w:ilvl="3">
      <w:start w:val="1"/>
      <w:numFmt w:val="decimal"/>
      <w:lvlText w:val="%4."/>
      <w:lvlJc w:val="left"/>
      <w:pPr>
        <w:ind w:left="1995" w:hanging="420"/>
      </w:pPr>
    </w:lvl>
    <w:lvl w:ilvl="4">
      <w:start w:val="1"/>
      <w:numFmt w:val="lowerLetter"/>
      <w:lvlText w:val="%5)"/>
      <w:lvlJc w:val="left"/>
      <w:pPr>
        <w:ind w:left="2415" w:hanging="420"/>
      </w:pPr>
    </w:lvl>
    <w:lvl w:ilvl="5">
      <w:start w:val="1"/>
      <w:numFmt w:val="lowerRoman"/>
      <w:lvlText w:val="%6."/>
      <w:lvlJc w:val="right"/>
      <w:pPr>
        <w:ind w:left="2835" w:hanging="420"/>
      </w:pPr>
    </w:lvl>
    <w:lvl w:ilvl="6">
      <w:start w:val="1"/>
      <w:numFmt w:val="decimal"/>
      <w:lvlText w:val="%7."/>
      <w:lvlJc w:val="left"/>
      <w:pPr>
        <w:ind w:left="3255" w:hanging="420"/>
      </w:pPr>
    </w:lvl>
    <w:lvl w:ilvl="7">
      <w:start w:val="1"/>
      <w:numFmt w:val="lowerLetter"/>
      <w:lvlText w:val="%8)"/>
      <w:lvlJc w:val="left"/>
      <w:pPr>
        <w:ind w:left="3675" w:hanging="420"/>
      </w:pPr>
    </w:lvl>
    <w:lvl w:ilvl="8">
      <w:start w:val="1"/>
      <w:numFmt w:val="lowerRoman"/>
      <w:lvlText w:val="%9."/>
      <w:lvlJc w:val="right"/>
      <w:pPr>
        <w:ind w:left="4095" w:hanging="420"/>
      </w:pPr>
    </w:lvl>
  </w:abstractNum>
  <w:abstractNum w:abstractNumId="21">
    <w:nsid w:val="6D7857EC"/>
    <w:multiLevelType w:val="multilevel"/>
    <w:tmpl w:val="6D7857E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7B804209"/>
    <w:multiLevelType w:val="multilevel"/>
    <w:tmpl w:val="7B8042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1"/>
  </w:num>
  <w:num w:numId="3">
    <w:abstractNumId w:val="17"/>
  </w:num>
  <w:num w:numId="4">
    <w:abstractNumId w:val="4"/>
  </w:num>
  <w:num w:numId="5">
    <w:abstractNumId w:val="8"/>
  </w:num>
  <w:num w:numId="6">
    <w:abstractNumId w:val="5"/>
  </w:num>
  <w:num w:numId="7">
    <w:abstractNumId w:val="12"/>
  </w:num>
  <w:num w:numId="8">
    <w:abstractNumId w:val="18"/>
  </w:num>
  <w:num w:numId="9">
    <w:abstractNumId w:val="3"/>
  </w:num>
  <w:num w:numId="10">
    <w:abstractNumId w:val="9"/>
  </w:num>
  <w:num w:numId="11">
    <w:abstractNumId w:val="22"/>
  </w:num>
  <w:num w:numId="12">
    <w:abstractNumId w:val="2"/>
  </w:num>
  <w:num w:numId="13">
    <w:abstractNumId w:val="0"/>
  </w:num>
  <w:num w:numId="14">
    <w:abstractNumId w:val="14"/>
  </w:num>
  <w:num w:numId="15">
    <w:abstractNumId w:val="13"/>
  </w:num>
  <w:num w:numId="16">
    <w:abstractNumId w:val="21"/>
  </w:num>
  <w:num w:numId="17">
    <w:abstractNumId w:val="7"/>
  </w:num>
  <w:num w:numId="18">
    <w:abstractNumId w:val="16"/>
  </w:num>
  <w:num w:numId="19">
    <w:abstractNumId w:val="10"/>
  </w:num>
  <w:num w:numId="20">
    <w:abstractNumId w:val="6"/>
  </w:num>
  <w:num w:numId="21">
    <w:abstractNumId w:val="20"/>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embedSystemFont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A61"/>
    <w:rsid w:val="0000650A"/>
    <w:rsid w:val="000075A7"/>
    <w:rsid w:val="00010BCA"/>
    <w:rsid w:val="00014A9F"/>
    <w:rsid w:val="0002139E"/>
    <w:rsid w:val="00025BF5"/>
    <w:rsid w:val="00033AA0"/>
    <w:rsid w:val="000340DD"/>
    <w:rsid w:val="00035937"/>
    <w:rsid w:val="000524C2"/>
    <w:rsid w:val="0005252C"/>
    <w:rsid w:val="000541B0"/>
    <w:rsid w:val="0006375D"/>
    <w:rsid w:val="00065A15"/>
    <w:rsid w:val="0006610A"/>
    <w:rsid w:val="00066DFC"/>
    <w:rsid w:val="00070146"/>
    <w:rsid w:val="00070199"/>
    <w:rsid w:val="00077278"/>
    <w:rsid w:val="00080199"/>
    <w:rsid w:val="0008325A"/>
    <w:rsid w:val="00084B78"/>
    <w:rsid w:val="00086723"/>
    <w:rsid w:val="00093412"/>
    <w:rsid w:val="00097C00"/>
    <w:rsid w:val="000B3478"/>
    <w:rsid w:val="000C23F5"/>
    <w:rsid w:val="000C33B4"/>
    <w:rsid w:val="000D1F2F"/>
    <w:rsid w:val="000D2C52"/>
    <w:rsid w:val="000D332A"/>
    <w:rsid w:val="000D3B6F"/>
    <w:rsid w:val="000D785A"/>
    <w:rsid w:val="000E052F"/>
    <w:rsid w:val="000E0C5B"/>
    <w:rsid w:val="00104DA0"/>
    <w:rsid w:val="00107796"/>
    <w:rsid w:val="00112D53"/>
    <w:rsid w:val="0012189E"/>
    <w:rsid w:val="001241DB"/>
    <w:rsid w:val="00125816"/>
    <w:rsid w:val="001259E8"/>
    <w:rsid w:val="00125E19"/>
    <w:rsid w:val="00131A5C"/>
    <w:rsid w:val="00137EAB"/>
    <w:rsid w:val="00143E07"/>
    <w:rsid w:val="00145781"/>
    <w:rsid w:val="0015230A"/>
    <w:rsid w:val="00156A1E"/>
    <w:rsid w:val="00165DAF"/>
    <w:rsid w:val="00171C71"/>
    <w:rsid w:val="00190089"/>
    <w:rsid w:val="001906A0"/>
    <w:rsid w:val="00191CD5"/>
    <w:rsid w:val="0019236E"/>
    <w:rsid w:val="00193844"/>
    <w:rsid w:val="001A1005"/>
    <w:rsid w:val="001A2FDB"/>
    <w:rsid w:val="001A4CA9"/>
    <w:rsid w:val="001A7ACA"/>
    <w:rsid w:val="001B4385"/>
    <w:rsid w:val="001B6B05"/>
    <w:rsid w:val="001B6BC8"/>
    <w:rsid w:val="001C2F5F"/>
    <w:rsid w:val="001C5749"/>
    <w:rsid w:val="001C5B85"/>
    <w:rsid w:val="001D195B"/>
    <w:rsid w:val="001D3BD3"/>
    <w:rsid w:val="001E1168"/>
    <w:rsid w:val="001E345F"/>
    <w:rsid w:val="001E5905"/>
    <w:rsid w:val="001E5D61"/>
    <w:rsid w:val="001F6915"/>
    <w:rsid w:val="002000D8"/>
    <w:rsid w:val="00204BA8"/>
    <w:rsid w:val="00206722"/>
    <w:rsid w:val="002071D4"/>
    <w:rsid w:val="00220C46"/>
    <w:rsid w:val="00225240"/>
    <w:rsid w:val="00226E57"/>
    <w:rsid w:val="0022784A"/>
    <w:rsid w:val="002320CC"/>
    <w:rsid w:val="00232B0B"/>
    <w:rsid w:val="002362FD"/>
    <w:rsid w:val="00237379"/>
    <w:rsid w:val="002375B5"/>
    <w:rsid w:val="00237E48"/>
    <w:rsid w:val="00242D9A"/>
    <w:rsid w:val="00246266"/>
    <w:rsid w:val="00247F29"/>
    <w:rsid w:val="0025431E"/>
    <w:rsid w:val="002550AB"/>
    <w:rsid w:val="00255C11"/>
    <w:rsid w:val="00257523"/>
    <w:rsid w:val="00260B5A"/>
    <w:rsid w:val="002623FC"/>
    <w:rsid w:val="0026257E"/>
    <w:rsid w:val="00263CB1"/>
    <w:rsid w:val="00266DC6"/>
    <w:rsid w:val="00276515"/>
    <w:rsid w:val="00280F37"/>
    <w:rsid w:val="00282ED4"/>
    <w:rsid w:val="002835AB"/>
    <w:rsid w:val="00283ED5"/>
    <w:rsid w:val="00287C26"/>
    <w:rsid w:val="0029434B"/>
    <w:rsid w:val="00295DC2"/>
    <w:rsid w:val="002A43C5"/>
    <w:rsid w:val="002A6276"/>
    <w:rsid w:val="002B4C09"/>
    <w:rsid w:val="002B4E06"/>
    <w:rsid w:val="002B5B48"/>
    <w:rsid w:val="002B6411"/>
    <w:rsid w:val="002B748F"/>
    <w:rsid w:val="002B7527"/>
    <w:rsid w:val="002D05EB"/>
    <w:rsid w:val="002D3DED"/>
    <w:rsid w:val="002D6CDD"/>
    <w:rsid w:val="002E01AA"/>
    <w:rsid w:val="002E2B37"/>
    <w:rsid w:val="002E2D22"/>
    <w:rsid w:val="002E5652"/>
    <w:rsid w:val="002E774B"/>
    <w:rsid w:val="002F3E81"/>
    <w:rsid w:val="002F5B66"/>
    <w:rsid w:val="003025FB"/>
    <w:rsid w:val="0030676B"/>
    <w:rsid w:val="003105F1"/>
    <w:rsid w:val="00310728"/>
    <w:rsid w:val="00313364"/>
    <w:rsid w:val="00315E07"/>
    <w:rsid w:val="003205E0"/>
    <w:rsid w:val="003216AB"/>
    <w:rsid w:val="003247F2"/>
    <w:rsid w:val="003310D3"/>
    <w:rsid w:val="0033237E"/>
    <w:rsid w:val="0035467E"/>
    <w:rsid w:val="0035513C"/>
    <w:rsid w:val="00360816"/>
    <w:rsid w:val="00363F4E"/>
    <w:rsid w:val="00367B96"/>
    <w:rsid w:val="00370C9A"/>
    <w:rsid w:val="00374250"/>
    <w:rsid w:val="003769ED"/>
    <w:rsid w:val="00381C37"/>
    <w:rsid w:val="00385DDD"/>
    <w:rsid w:val="0039581A"/>
    <w:rsid w:val="003A52EB"/>
    <w:rsid w:val="003A6395"/>
    <w:rsid w:val="003B54DB"/>
    <w:rsid w:val="003B7E8D"/>
    <w:rsid w:val="003C5E70"/>
    <w:rsid w:val="003C71D6"/>
    <w:rsid w:val="003E3C17"/>
    <w:rsid w:val="003E4BCA"/>
    <w:rsid w:val="003E4E9A"/>
    <w:rsid w:val="003F6AE1"/>
    <w:rsid w:val="003F7AC3"/>
    <w:rsid w:val="00403CC8"/>
    <w:rsid w:val="004060A9"/>
    <w:rsid w:val="004063CB"/>
    <w:rsid w:val="00406B94"/>
    <w:rsid w:val="00411C13"/>
    <w:rsid w:val="00416992"/>
    <w:rsid w:val="00416A27"/>
    <w:rsid w:val="00421D28"/>
    <w:rsid w:val="004220B0"/>
    <w:rsid w:val="00426D6A"/>
    <w:rsid w:val="0042777B"/>
    <w:rsid w:val="004307B7"/>
    <w:rsid w:val="004328AF"/>
    <w:rsid w:val="00432E29"/>
    <w:rsid w:val="00434E12"/>
    <w:rsid w:val="00437715"/>
    <w:rsid w:val="00440C6C"/>
    <w:rsid w:val="0044111D"/>
    <w:rsid w:val="00445234"/>
    <w:rsid w:val="0045467E"/>
    <w:rsid w:val="004602A9"/>
    <w:rsid w:val="00466AF8"/>
    <w:rsid w:val="00466DDB"/>
    <w:rsid w:val="0046703E"/>
    <w:rsid w:val="004752FD"/>
    <w:rsid w:val="00477C88"/>
    <w:rsid w:val="004822C5"/>
    <w:rsid w:val="004825D2"/>
    <w:rsid w:val="00484917"/>
    <w:rsid w:val="00487576"/>
    <w:rsid w:val="004876D7"/>
    <w:rsid w:val="00493B28"/>
    <w:rsid w:val="004963BA"/>
    <w:rsid w:val="004A24FF"/>
    <w:rsid w:val="004A799D"/>
    <w:rsid w:val="004B20D0"/>
    <w:rsid w:val="004B4AD3"/>
    <w:rsid w:val="004B5048"/>
    <w:rsid w:val="004C06D9"/>
    <w:rsid w:val="004C0DEB"/>
    <w:rsid w:val="004C55DC"/>
    <w:rsid w:val="004D1826"/>
    <w:rsid w:val="004D5CF5"/>
    <w:rsid w:val="004D63DC"/>
    <w:rsid w:val="004D69A8"/>
    <w:rsid w:val="004F19D8"/>
    <w:rsid w:val="004F29AB"/>
    <w:rsid w:val="004F64B6"/>
    <w:rsid w:val="0050168A"/>
    <w:rsid w:val="00502BA5"/>
    <w:rsid w:val="00504827"/>
    <w:rsid w:val="00505DAC"/>
    <w:rsid w:val="00511D09"/>
    <w:rsid w:val="00515CC7"/>
    <w:rsid w:val="00515E98"/>
    <w:rsid w:val="00522520"/>
    <w:rsid w:val="0052295F"/>
    <w:rsid w:val="00535F87"/>
    <w:rsid w:val="00542F6C"/>
    <w:rsid w:val="005474C2"/>
    <w:rsid w:val="00550546"/>
    <w:rsid w:val="00551FB6"/>
    <w:rsid w:val="00555410"/>
    <w:rsid w:val="005556A2"/>
    <w:rsid w:val="00562111"/>
    <w:rsid w:val="00567EF8"/>
    <w:rsid w:val="00571787"/>
    <w:rsid w:val="00574A6F"/>
    <w:rsid w:val="00574B2F"/>
    <w:rsid w:val="00581559"/>
    <w:rsid w:val="005825A7"/>
    <w:rsid w:val="005879AA"/>
    <w:rsid w:val="00590E63"/>
    <w:rsid w:val="005A0D41"/>
    <w:rsid w:val="005A5F77"/>
    <w:rsid w:val="005A6BDA"/>
    <w:rsid w:val="005A74D1"/>
    <w:rsid w:val="005B5782"/>
    <w:rsid w:val="005C04F0"/>
    <w:rsid w:val="005D0E11"/>
    <w:rsid w:val="005D3ACF"/>
    <w:rsid w:val="005D64AC"/>
    <w:rsid w:val="005D6704"/>
    <w:rsid w:val="005D7D2A"/>
    <w:rsid w:val="005E1AA9"/>
    <w:rsid w:val="005E4B06"/>
    <w:rsid w:val="005F6A42"/>
    <w:rsid w:val="00600F25"/>
    <w:rsid w:val="00614D58"/>
    <w:rsid w:val="00623746"/>
    <w:rsid w:val="00630EF0"/>
    <w:rsid w:val="0063102F"/>
    <w:rsid w:val="006321EC"/>
    <w:rsid w:val="00632486"/>
    <w:rsid w:val="00634CE1"/>
    <w:rsid w:val="006410DF"/>
    <w:rsid w:val="006439F1"/>
    <w:rsid w:val="00643E1E"/>
    <w:rsid w:val="006470E3"/>
    <w:rsid w:val="006511EA"/>
    <w:rsid w:val="006515A3"/>
    <w:rsid w:val="006618C3"/>
    <w:rsid w:val="00674FC5"/>
    <w:rsid w:val="0067754D"/>
    <w:rsid w:val="0069028D"/>
    <w:rsid w:val="00691FF7"/>
    <w:rsid w:val="00692BD3"/>
    <w:rsid w:val="00693502"/>
    <w:rsid w:val="006938DD"/>
    <w:rsid w:val="00697415"/>
    <w:rsid w:val="00697549"/>
    <w:rsid w:val="006A0441"/>
    <w:rsid w:val="006A1BF0"/>
    <w:rsid w:val="006B13C2"/>
    <w:rsid w:val="006B48B3"/>
    <w:rsid w:val="006B7BF2"/>
    <w:rsid w:val="006C040F"/>
    <w:rsid w:val="006C28EF"/>
    <w:rsid w:val="006C4CAD"/>
    <w:rsid w:val="006C69EC"/>
    <w:rsid w:val="006D55DB"/>
    <w:rsid w:val="006F51C9"/>
    <w:rsid w:val="007035BB"/>
    <w:rsid w:val="0070565D"/>
    <w:rsid w:val="007079EE"/>
    <w:rsid w:val="00710697"/>
    <w:rsid w:val="00713B4F"/>
    <w:rsid w:val="0071424E"/>
    <w:rsid w:val="00715DDD"/>
    <w:rsid w:val="007175CD"/>
    <w:rsid w:val="0071772F"/>
    <w:rsid w:val="007218F9"/>
    <w:rsid w:val="00726E45"/>
    <w:rsid w:val="00732FDF"/>
    <w:rsid w:val="007367D4"/>
    <w:rsid w:val="00736BAA"/>
    <w:rsid w:val="00736EE4"/>
    <w:rsid w:val="00740914"/>
    <w:rsid w:val="007460AD"/>
    <w:rsid w:val="0075277B"/>
    <w:rsid w:val="00754651"/>
    <w:rsid w:val="0075526A"/>
    <w:rsid w:val="007604B0"/>
    <w:rsid w:val="00760774"/>
    <w:rsid w:val="007610A7"/>
    <w:rsid w:val="00763027"/>
    <w:rsid w:val="0076396B"/>
    <w:rsid w:val="007657ED"/>
    <w:rsid w:val="00766791"/>
    <w:rsid w:val="00770F9C"/>
    <w:rsid w:val="00773F1E"/>
    <w:rsid w:val="0077799D"/>
    <w:rsid w:val="00781C52"/>
    <w:rsid w:val="00790D94"/>
    <w:rsid w:val="007A191F"/>
    <w:rsid w:val="007A20C3"/>
    <w:rsid w:val="007B01AE"/>
    <w:rsid w:val="007D3050"/>
    <w:rsid w:val="007E1E0A"/>
    <w:rsid w:val="007E1FC8"/>
    <w:rsid w:val="007E6A8E"/>
    <w:rsid w:val="007E6ABE"/>
    <w:rsid w:val="007F2A09"/>
    <w:rsid w:val="007F3827"/>
    <w:rsid w:val="007F42FE"/>
    <w:rsid w:val="007F4A29"/>
    <w:rsid w:val="00800717"/>
    <w:rsid w:val="008030FB"/>
    <w:rsid w:val="0080489B"/>
    <w:rsid w:val="008057F0"/>
    <w:rsid w:val="008113B1"/>
    <w:rsid w:val="00812271"/>
    <w:rsid w:val="00817CA5"/>
    <w:rsid w:val="00824253"/>
    <w:rsid w:val="00826532"/>
    <w:rsid w:val="0082659B"/>
    <w:rsid w:val="008306B1"/>
    <w:rsid w:val="00833BF7"/>
    <w:rsid w:val="008365E6"/>
    <w:rsid w:val="00843FA4"/>
    <w:rsid w:val="0085482D"/>
    <w:rsid w:val="008573E2"/>
    <w:rsid w:val="008578AD"/>
    <w:rsid w:val="008600CB"/>
    <w:rsid w:val="00865B94"/>
    <w:rsid w:val="00874737"/>
    <w:rsid w:val="008775EF"/>
    <w:rsid w:val="008800EF"/>
    <w:rsid w:val="00892AB7"/>
    <w:rsid w:val="00894AC2"/>
    <w:rsid w:val="00895ED1"/>
    <w:rsid w:val="008A38CF"/>
    <w:rsid w:val="008A3B81"/>
    <w:rsid w:val="008B4D82"/>
    <w:rsid w:val="008B6CE6"/>
    <w:rsid w:val="008B7BC6"/>
    <w:rsid w:val="008C0CC7"/>
    <w:rsid w:val="008D191F"/>
    <w:rsid w:val="008D791E"/>
    <w:rsid w:val="008E387B"/>
    <w:rsid w:val="008E4BEC"/>
    <w:rsid w:val="008E6B56"/>
    <w:rsid w:val="008F2F4A"/>
    <w:rsid w:val="008F6964"/>
    <w:rsid w:val="0090140A"/>
    <w:rsid w:val="00902D88"/>
    <w:rsid w:val="009031DC"/>
    <w:rsid w:val="00906F41"/>
    <w:rsid w:val="00911EE5"/>
    <w:rsid w:val="00914595"/>
    <w:rsid w:val="00917912"/>
    <w:rsid w:val="009226D2"/>
    <w:rsid w:val="00922EC8"/>
    <w:rsid w:val="0092452B"/>
    <w:rsid w:val="00924B5C"/>
    <w:rsid w:val="0093312D"/>
    <w:rsid w:val="00941D1C"/>
    <w:rsid w:val="00952597"/>
    <w:rsid w:val="009566F5"/>
    <w:rsid w:val="0095706D"/>
    <w:rsid w:val="009644A4"/>
    <w:rsid w:val="00966A61"/>
    <w:rsid w:val="0097144A"/>
    <w:rsid w:val="009725EF"/>
    <w:rsid w:val="00977106"/>
    <w:rsid w:val="0097719E"/>
    <w:rsid w:val="0097798A"/>
    <w:rsid w:val="009838EC"/>
    <w:rsid w:val="00986C85"/>
    <w:rsid w:val="00993341"/>
    <w:rsid w:val="00993E79"/>
    <w:rsid w:val="00994D07"/>
    <w:rsid w:val="0099514F"/>
    <w:rsid w:val="0099526C"/>
    <w:rsid w:val="00997F0A"/>
    <w:rsid w:val="009A3CBA"/>
    <w:rsid w:val="009A3CF3"/>
    <w:rsid w:val="009A50C1"/>
    <w:rsid w:val="009A6918"/>
    <w:rsid w:val="009A78A6"/>
    <w:rsid w:val="009B76F2"/>
    <w:rsid w:val="009C1999"/>
    <w:rsid w:val="009C43E2"/>
    <w:rsid w:val="009C54A3"/>
    <w:rsid w:val="009D1831"/>
    <w:rsid w:val="009D5454"/>
    <w:rsid w:val="009D61F2"/>
    <w:rsid w:val="009D6F2E"/>
    <w:rsid w:val="009E5CB6"/>
    <w:rsid w:val="009F1A27"/>
    <w:rsid w:val="009F25A1"/>
    <w:rsid w:val="009F61C4"/>
    <w:rsid w:val="00A003D1"/>
    <w:rsid w:val="00A02E36"/>
    <w:rsid w:val="00A0613E"/>
    <w:rsid w:val="00A0732B"/>
    <w:rsid w:val="00A07417"/>
    <w:rsid w:val="00A24728"/>
    <w:rsid w:val="00A24C82"/>
    <w:rsid w:val="00A25957"/>
    <w:rsid w:val="00A30F83"/>
    <w:rsid w:val="00A312CD"/>
    <w:rsid w:val="00A31733"/>
    <w:rsid w:val="00A35EF9"/>
    <w:rsid w:val="00A44325"/>
    <w:rsid w:val="00A5423C"/>
    <w:rsid w:val="00A54403"/>
    <w:rsid w:val="00A55E4B"/>
    <w:rsid w:val="00A602B5"/>
    <w:rsid w:val="00A611DB"/>
    <w:rsid w:val="00A72509"/>
    <w:rsid w:val="00A86DA2"/>
    <w:rsid w:val="00A96CBA"/>
    <w:rsid w:val="00A9728D"/>
    <w:rsid w:val="00AA4B42"/>
    <w:rsid w:val="00AA4CB9"/>
    <w:rsid w:val="00AC254A"/>
    <w:rsid w:val="00AC3F78"/>
    <w:rsid w:val="00AC5257"/>
    <w:rsid w:val="00AC6197"/>
    <w:rsid w:val="00AD616C"/>
    <w:rsid w:val="00AF50D6"/>
    <w:rsid w:val="00AF72C9"/>
    <w:rsid w:val="00B00534"/>
    <w:rsid w:val="00B077E0"/>
    <w:rsid w:val="00B12A00"/>
    <w:rsid w:val="00B134FE"/>
    <w:rsid w:val="00B148DD"/>
    <w:rsid w:val="00B166E2"/>
    <w:rsid w:val="00B26698"/>
    <w:rsid w:val="00B30FF0"/>
    <w:rsid w:val="00B35D33"/>
    <w:rsid w:val="00B35E59"/>
    <w:rsid w:val="00B36FB6"/>
    <w:rsid w:val="00B40917"/>
    <w:rsid w:val="00B43E88"/>
    <w:rsid w:val="00B5114C"/>
    <w:rsid w:val="00B54011"/>
    <w:rsid w:val="00B70DB9"/>
    <w:rsid w:val="00B7498C"/>
    <w:rsid w:val="00B81022"/>
    <w:rsid w:val="00B812B4"/>
    <w:rsid w:val="00B83953"/>
    <w:rsid w:val="00B84346"/>
    <w:rsid w:val="00B8519A"/>
    <w:rsid w:val="00B92936"/>
    <w:rsid w:val="00B9366F"/>
    <w:rsid w:val="00BA0845"/>
    <w:rsid w:val="00BA0A8B"/>
    <w:rsid w:val="00BA11EA"/>
    <w:rsid w:val="00BA5EBD"/>
    <w:rsid w:val="00BA6A0B"/>
    <w:rsid w:val="00BB3003"/>
    <w:rsid w:val="00BB4932"/>
    <w:rsid w:val="00BB493C"/>
    <w:rsid w:val="00BB70CA"/>
    <w:rsid w:val="00BC2DED"/>
    <w:rsid w:val="00BC3E46"/>
    <w:rsid w:val="00BC58D1"/>
    <w:rsid w:val="00BC7C86"/>
    <w:rsid w:val="00BD6C22"/>
    <w:rsid w:val="00BF30E4"/>
    <w:rsid w:val="00BF3839"/>
    <w:rsid w:val="00BF7F4E"/>
    <w:rsid w:val="00C062B9"/>
    <w:rsid w:val="00C06967"/>
    <w:rsid w:val="00C07961"/>
    <w:rsid w:val="00C16DDD"/>
    <w:rsid w:val="00C23782"/>
    <w:rsid w:val="00C27656"/>
    <w:rsid w:val="00C31998"/>
    <w:rsid w:val="00C409BA"/>
    <w:rsid w:val="00C419B8"/>
    <w:rsid w:val="00C5790F"/>
    <w:rsid w:val="00C612A9"/>
    <w:rsid w:val="00C656A9"/>
    <w:rsid w:val="00C663AB"/>
    <w:rsid w:val="00C74DA3"/>
    <w:rsid w:val="00C95110"/>
    <w:rsid w:val="00C9714D"/>
    <w:rsid w:val="00CB3EC3"/>
    <w:rsid w:val="00CC051B"/>
    <w:rsid w:val="00CC56B3"/>
    <w:rsid w:val="00CC76E6"/>
    <w:rsid w:val="00CC7D7F"/>
    <w:rsid w:val="00CC7FEF"/>
    <w:rsid w:val="00CD186B"/>
    <w:rsid w:val="00CD3A45"/>
    <w:rsid w:val="00CD783D"/>
    <w:rsid w:val="00CE248A"/>
    <w:rsid w:val="00CF2199"/>
    <w:rsid w:val="00CF2F26"/>
    <w:rsid w:val="00CF5B2C"/>
    <w:rsid w:val="00D03350"/>
    <w:rsid w:val="00D05002"/>
    <w:rsid w:val="00D0623C"/>
    <w:rsid w:val="00D11EFD"/>
    <w:rsid w:val="00D12808"/>
    <w:rsid w:val="00D13936"/>
    <w:rsid w:val="00D14E40"/>
    <w:rsid w:val="00D1512A"/>
    <w:rsid w:val="00D220B5"/>
    <w:rsid w:val="00D272C8"/>
    <w:rsid w:val="00D33382"/>
    <w:rsid w:val="00D339EE"/>
    <w:rsid w:val="00D34DC1"/>
    <w:rsid w:val="00D3567C"/>
    <w:rsid w:val="00D43366"/>
    <w:rsid w:val="00D43400"/>
    <w:rsid w:val="00D43F34"/>
    <w:rsid w:val="00D442CD"/>
    <w:rsid w:val="00D50F9B"/>
    <w:rsid w:val="00D511E8"/>
    <w:rsid w:val="00D52053"/>
    <w:rsid w:val="00D547B1"/>
    <w:rsid w:val="00D706EE"/>
    <w:rsid w:val="00D72C79"/>
    <w:rsid w:val="00D75B25"/>
    <w:rsid w:val="00D76574"/>
    <w:rsid w:val="00D81128"/>
    <w:rsid w:val="00D81818"/>
    <w:rsid w:val="00D832D8"/>
    <w:rsid w:val="00D90C70"/>
    <w:rsid w:val="00D95EBE"/>
    <w:rsid w:val="00D979AA"/>
    <w:rsid w:val="00DB566B"/>
    <w:rsid w:val="00DC03C7"/>
    <w:rsid w:val="00DC7A2D"/>
    <w:rsid w:val="00DD20E9"/>
    <w:rsid w:val="00DD791E"/>
    <w:rsid w:val="00DE1B32"/>
    <w:rsid w:val="00DE3E67"/>
    <w:rsid w:val="00DF0B39"/>
    <w:rsid w:val="00DF153A"/>
    <w:rsid w:val="00E00B38"/>
    <w:rsid w:val="00E0348E"/>
    <w:rsid w:val="00E04612"/>
    <w:rsid w:val="00E147C6"/>
    <w:rsid w:val="00E17982"/>
    <w:rsid w:val="00E22706"/>
    <w:rsid w:val="00E2323C"/>
    <w:rsid w:val="00E23CF1"/>
    <w:rsid w:val="00E328DE"/>
    <w:rsid w:val="00E33A57"/>
    <w:rsid w:val="00E42163"/>
    <w:rsid w:val="00E425A2"/>
    <w:rsid w:val="00E425E0"/>
    <w:rsid w:val="00E44B11"/>
    <w:rsid w:val="00E60451"/>
    <w:rsid w:val="00E60A94"/>
    <w:rsid w:val="00E61918"/>
    <w:rsid w:val="00E83D7E"/>
    <w:rsid w:val="00E84E8D"/>
    <w:rsid w:val="00E906EE"/>
    <w:rsid w:val="00E92B39"/>
    <w:rsid w:val="00E92F4A"/>
    <w:rsid w:val="00E93C28"/>
    <w:rsid w:val="00E95FA1"/>
    <w:rsid w:val="00E9730F"/>
    <w:rsid w:val="00EA024A"/>
    <w:rsid w:val="00EA280D"/>
    <w:rsid w:val="00EA7640"/>
    <w:rsid w:val="00EA7EF6"/>
    <w:rsid w:val="00EB14F3"/>
    <w:rsid w:val="00EB2BCA"/>
    <w:rsid w:val="00EB5A66"/>
    <w:rsid w:val="00EB71D6"/>
    <w:rsid w:val="00EC0B9E"/>
    <w:rsid w:val="00EC113A"/>
    <w:rsid w:val="00ED755D"/>
    <w:rsid w:val="00EE1FDB"/>
    <w:rsid w:val="00EE372C"/>
    <w:rsid w:val="00EE3F90"/>
    <w:rsid w:val="00EF0A88"/>
    <w:rsid w:val="00EF2004"/>
    <w:rsid w:val="00F00C7B"/>
    <w:rsid w:val="00F11425"/>
    <w:rsid w:val="00F1442F"/>
    <w:rsid w:val="00F16639"/>
    <w:rsid w:val="00F175DC"/>
    <w:rsid w:val="00F20BAF"/>
    <w:rsid w:val="00F2182A"/>
    <w:rsid w:val="00F21A29"/>
    <w:rsid w:val="00F23346"/>
    <w:rsid w:val="00F23E6E"/>
    <w:rsid w:val="00F24179"/>
    <w:rsid w:val="00F25DD9"/>
    <w:rsid w:val="00F273F0"/>
    <w:rsid w:val="00F305A0"/>
    <w:rsid w:val="00F35425"/>
    <w:rsid w:val="00F3727F"/>
    <w:rsid w:val="00F520BD"/>
    <w:rsid w:val="00F61061"/>
    <w:rsid w:val="00F61870"/>
    <w:rsid w:val="00F61C43"/>
    <w:rsid w:val="00F667CA"/>
    <w:rsid w:val="00F67E4E"/>
    <w:rsid w:val="00F718A4"/>
    <w:rsid w:val="00F71E36"/>
    <w:rsid w:val="00F7363B"/>
    <w:rsid w:val="00F77472"/>
    <w:rsid w:val="00F80008"/>
    <w:rsid w:val="00F94474"/>
    <w:rsid w:val="00FA181F"/>
    <w:rsid w:val="00FB38F4"/>
    <w:rsid w:val="00FC0DE3"/>
    <w:rsid w:val="00FC5AF3"/>
    <w:rsid w:val="00FD228C"/>
    <w:rsid w:val="00FD6286"/>
    <w:rsid w:val="00FE32D0"/>
    <w:rsid w:val="12713E18"/>
    <w:rsid w:val="1B014185"/>
    <w:rsid w:val="22CA4039"/>
    <w:rsid w:val="2DEB1010"/>
    <w:rsid w:val="30C41C6E"/>
    <w:rsid w:val="53085E47"/>
    <w:rsid w:val="726224B7"/>
    <w:rsid w:val="7C1E5538"/>
    <w:rsid w:val="7C904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lsdException w:name="toc 5" w:semiHidden="1"/>
    <w:lsdException w:name="toc 6" w:semiHidden="1"/>
    <w:lsdException w:name="toc 7" w:semiHidden="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100" w:beforeAutospacing="1" w:after="100" w:afterAutospacing="1" w:line="480" w:lineRule="auto"/>
      <w:jc w:val="left"/>
      <w:outlineLvl w:val="0"/>
    </w:pPr>
    <w:rPr>
      <w:b/>
      <w:bCs/>
      <w:kern w:val="44"/>
      <w:sz w:val="32"/>
      <w:szCs w:val="44"/>
    </w:rPr>
  </w:style>
  <w:style w:type="paragraph" w:styleId="2">
    <w:name w:val="heading 2"/>
    <w:basedOn w:val="a"/>
    <w:next w:val="a"/>
    <w:link w:val="2Char"/>
    <w:qFormat/>
    <w:pPr>
      <w:keepNext/>
      <w:keepLines/>
      <w:numPr>
        <w:ilvl w:val="1"/>
        <w:numId w:val="1"/>
      </w:numPr>
      <w:spacing w:before="100" w:beforeAutospacing="1" w:after="100" w:afterAutospacing="1"/>
      <w:outlineLvl w:val="1"/>
    </w:pPr>
    <w:rPr>
      <w:rFonts w:ascii="Arial" w:hAnsi="Arial"/>
      <w:b/>
      <w:bCs/>
      <w:sz w:val="28"/>
      <w:szCs w:val="32"/>
    </w:rPr>
  </w:style>
  <w:style w:type="paragraph" w:styleId="3">
    <w:name w:val="heading 3"/>
    <w:basedOn w:val="a"/>
    <w:next w:val="a"/>
    <w:link w:val="3Char"/>
    <w:qFormat/>
    <w:pPr>
      <w:keepNext/>
      <w:numPr>
        <w:ilvl w:val="2"/>
        <w:numId w:val="1"/>
      </w:numPr>
      <w:spacing w:before="100" w:beforeAutospacing="1" w:after="100" w:afterAutospacing="1"/>
      <w:outlineLvl w:val="2"/>
    </w:pPr>
    <w:rPr>
      <w:rFonts w:cs="Arial"/>
      <w:b/>
      <w:bCs/>
      <w:sz w:val="28"/>
      <w:szCs w:val="26"/>
    </w:rPr>
  </w:style>
  <w:style w:type="paragraph" w:styleId="4">
    <w:name w:val="heading 4"/>
    <w:basedOn w:val="a"/>
    <w:next w:val="a"/>
    <w:link w:val="4Char"/>
    <w:qFormat/>
    <w:pPr>
      <w:keepNext/>
      <w:numPr>
        <w:ilvl w:val="3"/>
        <w:numId w:val="1"/>
      </w:numPr>
      <w:spacing w:before="100" w:beforeAutospacing="1" w:after="100" w:afterAutospacing="1"/>
      <w:outlineLvl w:val="3"/>
    </w:pPr>
    <w:rPr>
      <w:b/>
      <w:bCs/>
      <w:sz w:val="24"/>
      <w:szCs w:val="28"/>
    </w:rPr>
  </w:style>
  <w:style w:type="paragraph" w:styleId="5">
    <w:name w:val="heading 5"/>
    <w:basedOn w:val="a"/>
    <w:next w:val="a"/>
    <w:qFormat/>
    <w:pPr>
      <w:keepNext/>
      <w:keepLines/>
      <w:numPr>
        <w:ilvl w:val="4"/>
        <w:numId w:val="1"/>
      </w:numPr>
      <w:spacing w:before="100" w:beforeAutospacing="1" w:after="100" w:afterAutospacing="1"/>
      <w:outlineLvl w:val="4"/>
    </w:pPr>
    <w:rPr>
      <w:rFonts w:ascii="Times" w:hAnsi="Times"/>
      <w:b/>
      <w:bCs/>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1"/>
      </w:numPr>
      <w:spacing w:before="240" w:after="64" w:line="320" w:lineRule="auto"/>
      <w:outlineLvl w:val="6"/>
    </w:pPr>
    <w:rPr>
      <w:b/>
      <w:bCs/>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Chars="1200" w:left="2520"/>
    </w:pPr>
  </w:style>
  <w:style w:type="paragraph" w:styleId="a3">
    <w:name w:val="Note Heading"/>
    <w:basedOn w:val="a"/>
    <w:next w:val="a"/>
    <w:pPr>
      <w:jc w:val="center"/>
    </w:pPr>
  </w:style>
  <w:style w:type="paragraph" w:styleId="a4">
    <w:name w:val="Normal Indent"/>
    <w:basedOn w:val="a"/>
    <w:next w:val="a"/>
    <w:qFormat/>
    <w:pPr>
      <w:spacing w:before="100" w:beforeAutospacing="1" w:after="100" w:afterAutospacing="1"/>
      <w:ind w:firstLineChars="200" w:firstLine="200"/>
    </w:pPr>
    <w:rPr>
      <w:szCs w:val="20"/>
    </w:rPr>
  </w:style>
  <w:style w:type="paragraph" w:styleId="a5">
    <w:name w:val="Document Map"/>
    <w:basedOn w:val="a"/>
    <w:semiHidden/>
    <w:pPr>
      <w:shd w:val="clear" w:color="auto" w:fill="000080"/>
    </w:pPr>
  </w:style>
  <w:style w:type="paragraph" w:styleId="a6">
    <w:name w:val="Body Text"/>
    <w:basedOn w:val="a"/>
    <w:pPr>
      <w:spacing w:before="100" w:beforeAutospacing="1" w:after="100" w:afterAutospacing="1"/>
    </w:pPr>
    <w:rPr>
      <w:kern w:val="0"/>
      <w:szCs w:val="20"/>
      <w:lang w:eastAsia="en-US"/>
    </w:rPr>
  </w:style>
  <w:style w:type="paragraph" w:styleId="50">
    <w:name w:val="toc 5"/>
    <w:basedOn w:val="a"/>
    <w:next w:val="a"/>
    <w:semiHidden/>
    <w:pPr>
      <w:ind w:leftChars="800" w:left="800"/>
      <w:jc w:val="left"/>
    </w:pPr>
  </w:style>
  <w:style w:type="paragraph" w:styleId="30">
    <w:name w:val="toc 3"/>
    <w:basedOn w:val="a"/>
    <w:next w:val="a"/>
    <w:uiPriority w:val="39"/>
    <w:qFormat/>
    <w:pPr>
      <w:ind w:leftChars="400" w:left="400"/>
      <w:jc w:val="left"/>
    </w:pPr>
  </w:style>
  <w:style w:type="paragraph" w:styleId="80">
    <w:name w:val="toc 8"/>
    <w:basedOn w:val="a"/>
    <w:next w:val="a"/>
    <w:semiHidden/>
    <w:qFormat/>
    <w:pPr>
      <w:ind w:leftChars="1400" w:left="2940"/>
    </w:pPr>
  </w:style>
  <w:style w:type="paragraph" w:styleId="a7">
    <w:name w:val="Balloon Text"/>
    <w:basedOn w:val="a"/>
    <w:link w:val="Char"/>
    <w:unhideWhenUsed/>
    <w:qFormat/>
    <w:rPr>
      <w:sz w:val="18"/>
      <w:szCs w:val="18"/>
    </w:rPr>
  </w:style>
  <w:style w:type="paragraph" w:styleId="a8">
    <w:name w:val="footer"/>
    <w:basedOn w:val="a"/>
    <w:pPr>
      <w:pBdr>
        <w:top w:val="single" w:sz="4" w:space="1" w:color="auto"/>
      </w:pBdr>
      <w:tabs>
        <w:tab w:val="center" w:pos="4153"/>
        <w:tab w:val="right" w:pos="8306"/>
      </w:tabs>
      <w:snapToGrid w:val="0"/>
      <w:jc w:val="left"/>
    </w:pPr>
    <w:rPr>
      <w:sz w:val="18"/>
      <w:szCs w:val="18"/>
    </w:rPr>
  </w:style>
  <w:style w:type="paragraph" w:styleId="a9">
    <w:name w:val="header"/>
    <w:basedOn w:val="a"/>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Lines="50" w:before="50" w:afterLines="50" w:after="50"/>
      <w:jc w:val="left"/>
    </w:pPr>
    <w:rPr>
      <w:rFonts w:ascii="Times" w:hAnsi="Times"/>
      <w:b/>
      <w:sz w:val="24"/>
    </w:rPr>
  </w:style>
  <w:style w:type="paragraph" w:styleId="40">
    <w:name w:val="toc 4"/>
    <w:basedOn w:val="a"/>
    <w:next w:val="a"/>
    <w:uiPriority w:val="39"/>
    <w:pPr>
      <w:ind w:leftChars="600" w:left="600"/>
      <w:jc w:val="left"/>
    </w:pPr>
  </w:style>
  <w:style w:type="paragraph" w:styleId="60">
    <w:name w:val="toc 6"/>
    <w:basedOn w:val="a"/>
    <w:next w:val="a"/>
    <w:semiHidden/>
    <w:pPr>
      <w:ind w:leftChars="1000" w:left="2100"/>
    </w:pPr>
    <w:rPr>
      <w:b/>
    </w:rPr>
  </w:style>
  <w:style w:type="paragraph" w:styleId="20">
    <w:name w:val="toc 2"/>
    <w:basedOn w:val="a"/>
    <w:next w:val="a"/>
    <w:uiPriority w:val="39"/>
    <w:pPr>
      <w:ind w:leftChars="200" w:left="200"/>
      <w:jc w:val="left"/>
    </w:pPr>
  </w:style>
  <w:style w:type="paragraph" w:styleId="90">
    <w:name w:val="toc 9"/>
    <w:basedOn w:val="a"/>
    <w:next w:val="a"/>
    <w:semiHidden/>
    <w:qFormat/>
    <w:pPr>
      <w:ind w:leftChars="1600" w:left="3360"/>
    </w:pPr>
  </w:style>
  <w:style w:type="paragraph" w:styleId="11">
    <w:name w:val="index 1"/>
    <w:basedOn w:val="a"/>
    <w:next w:val="a"/>
    <w:semiHidden/>
    <w:qFormat/>
  </w:style>
  <w:style w:type="character" w:styleId="aa">
    <w:name w:val="Strong"/>
    <w:basedOn w:val="a0"/>
    <w:qFormat/>
    <w:rPr>
      <w:b/>
      <w:bCs/>
    </w:rPr>
  </w:style>
  <w:style w:type="character" w:styleId="ab">
    <w:name w:val="page number"/>
    <w:basedOn w:val="a0"/>
    <w:qFormat/>
  </w:style>
  <w:style w:type="character" w:styleId="ac">
    <w:name w:val="FollowedHyperlink"/>
    <w:qFormat/>
    <w:rPr>
      <w:color w:val="800080"/>
      <w:u w:val="single"/>
    </w:rPr>
  </w:style>
  <w:style w:type="character" w:styleId="ad">
    <w:name w:val="Hyperlink"/>
    <w:uiPriority w:val="99"/>
    <w:qFormat/>
    <w:rPr>
      <w:color w:val="0000FF"/>
      <w:u w:val="single"/>
    </w:rPr>
  </w:style>
  <w:style w:type="table" w:styleId="ae">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foblue">
    <w:name w:val="infoblue"/>
    <w:basedOn w:val="a"/>
    <w:qFormat/>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
    <w:qFormat/>
    <w:pPr>
      <w:widowControl/>
      <w:spacing w:before="80" w:line="240" w:lineRule="atLeast"/>
      <w:ind w:left="720"/>
    </w:pPr>
    <w:rPr>
      <w:color w:val="000000"/>
      <w:kern w:val="0"/>
      <w:sz w:val="20"/>
      <w:szCs w:val="20"/>
    </w:rPr>
  </w:style>
  <w:style w:type="paragraph" w:customStyle="1" w:styleId="TAH">
    <w:name w:val="TAH"/>
    <w:basedOn w:val="a"/>
    <w:qFormat/>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TAL">
    <w:name w:val="TAL"/>
    <w:basedOn w:val="a"/>
    <w:qFormat/>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paragraph" w:customStyle="1" w:styleId="12">
    <w:name w:val="列出段落1"/>
    <w:basedOn w:val="a"/>
    <w:uiPriority w:val="34"/>
    <w:qFormat/>
    <w:pPr>
      <w:ind w:firstLineChars="200" w:firstLine="420"/>
    </w:pPr>
  </w:style>
  <w:style w:type="character" w:customStyle="1" w:styleId="Char">
    <w:name w:val="批注框文本 Char"/>
    <w:basedOn w:val="a0"/>
    <w:link w:val="a7"/>
    <w:semiHidden/>
    <w:qFormat/>
    <w:rPr>
      <w:kern w:val="2"/>
      <w:sz w:val="18"/>
      <w:szCs w:val="18"/>
    </w:rPr>
  </w:style>
  <w:style w:type="character" w:customStyle="1" w:styleId="2Char">
    <w:name w:val="标题 2 Char"/>
    <w:basedOn w:val="a0"/>
    <w:link w:val="2"/>
    <w:rPr>
      <w:rFonts w:ascii="Arial" w:hAnsi="Arial"/>
      <w:b/>
      <w:bCs/>
      <w:kern w:val="2"/>
      <w:sz w:val="28"/>
      <w:szCs w:val="32"/>
    </w:rPr>
  </w:style>
  <w:style w:type="character" w:customStyle="1" w:styleId="3Char">
    <w:name w:val="标题 3 Char"/>
    <w:basedOn w:val="a0"/>
    <w:link w:val="3"/>
    <w:qFormat/>
    <w:rPr>
      <w:rFonts w:cs="Arial"/>
      <w:b/>
      <w:bCs/>
      <w:kern w:val="2"/>
      <w:sz w:val="28"/>
      <w:szCs w:val="26"/>
    </w:rPr>
  </w:style>
  <w:style w:type="character" w:customStyle="1" w:styleId="4Char">
    <w:name w:val="标题 4 Char"/>
    <w:basedOn w:val="a0"/>
    <w:link w:val="4"/>
    <w:rPr>
      <w:b/>
      <w:bCs/>
      <w:kern w:val="2"/>
      <w:sz w:val="24"/>
      <w:szCs w:val="28"/>
    </w:rPr>
  </w:style>
  <w:style w:type="paragraph" w:styleId="af">
    <w:name w:val="List Paragraph"/>
    <w:basedOn w:val="a"/>
    <w:uiPriority w:val="99"/>
    <w:unhideWhenUsed/>
    <w:rsid w:val="002B641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lsdException w:name="toc 5" w:semiHidden="1"/>
    <w:lsdException w:name="toc 6" w:semiHidden="1"/>
    <w:lsdException w:name="toc 7" w:semiHidden="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100" w:beforeAutospacing="1" w:after="100" w:afterAutospacing="1" w:line="480" w:lineRule="auto"/>
      <w:jc w:val="left"/>
      <w:outlineLvl w:val="0"/>
    </w:pPr>
    <w:rPr>
      <w:b/>
      <w:bCs/>
      <w:kern w:val="44"/>
      <w:sz w:val="32"/>
      <w:szCs w:val="44"/>
    </w:rPr>
  </w:style>
  <w:style w:type="paragraph" w:styleId="2">
    <w:name w:val="heading 2"/>
    <w:basedOn w:val="a"/>
    <w:next w:val="a"/>
    <w:link w:val="2Char"/>
    <w:qFormat/>
    <w:pPr>
      <w:keepNext/>
      <w:keepLines/>
      <w:numPr>
        <w:ilvl w:val="1"/>
        <w:numId w:val="1"/>
      </w:numPr>
      <w:spacing w:before="100" w:beforeAutospacing="1" w:after="100" w:afterAutospacing="1"/>
      <w:outlineLvl w:val="1"/>
    </w:pPr>
    <w:rPr>
      <w:rFonts w:ascii="Arial" w:hAnsi="Arial"/>
      <w:b/>
      <w:bCs/>
      <w:sz w:val="28"/>
      <w:szCs w:val="32"/>
    </w:rPr>
  </w:style>
  <w:style w:type="paragraph" w:styleId="3">
    <w:name w:val="heading 3"/>
    <w:basedOn w:val="a"/>
    <w:next w:val="a"/>
    <w:link w:val="3Char"/>
    <w:qFormat/>
    <w:pPr>
      <w:keepNext/>
      <w:numPr>
        <w:ilvl w:val="2"/>
        <w:numId w:val="1"/>
      </w:numPr>
      <w:spacing w:before="100" w:beforeAutospacing="1" w:after="100" w:afterAutospacing="1"/>
      <w:outlineLvl w:val="2"/>
    </w:pPr>
    <w:rPr>
      <w:rFonts w:cs="Arial"/>
      <w:b/>
      <w:bCs/>
      <w:sz w:val="28"/>
      <w:szCs w:val="26"/>
    </w:rPr>
  </w:style>
  <w:style w:type="paragraph" w:styleId="4">
    <w:name w:val="heading 4"/>
    <w:basedOn w:val="a"/>
    <w:next w:val="a"/>
    <w:link w:val="4Char"/>
    <w:qFormat/>
    <w:pPr>
      <w:keepNext/>
      <w:numPr>
        <w:ilvl w:val="3"/>
        <w:numId w:val="1"/>
      </w:numPr>
      <w:spacing w:before="100" w:beforeAutospacing="1" w:after="100" w:afterAutospacing="1"/>
      <w:outlineLvl w:val="3"/>
    </w:pPr>
    <w:rPr>
      <w:b/>
      <w:bCs/>
      <w:sz w:val="24"/>
      <w:szCs w:val="28"/>
    </w:rPr>
  </w:style>
  <w:style w:type="paragraph" w:styleId="5">
    <w:name w:val="heading 5"/>
    <w:basedOn w:val="a"/>
    <w:next w:val="a"/>
    <w:qFormat/>
    <w:pPr>
      <w:keepNext/>
      <w:keepLines/>
      <w:numPr>
        <w:ilvl w:val="4"/>
        <w:numId w:val="1"/>
      </w:numPr>
      <w:spacing w:before="100" w:beforeAutospacing="1" w:after="100" w:afterAutospacing="1"/>
      <w:outlineLvl w:val="4"/>
    </w:pPr>
    <w:rPr>
      <w:rFonts w:ascii="Times" w:hAnsi="Times"/>
      <w:b/>
      <w:bCs/>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1"/>
      </w:numPr>
      <w:spacing w:before="240" w:after="64" w:line="320" w:lineRule="auto"/>
      <w:outlineLvl w:val="6"/>
    </w:pPr>
    <w:rPr>
      <w:b/>
      <w:bCs/>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Chars="1200" w:left="2520"/>
    </w:pPr>
  </w:style>
  <w:style w:type="paragraph" w:styleId="a3">
    <w:name w:val="Note Heading"/>
    <w:basedOn w:val="a"/>
    <w:next w:val="a"/>
    <w:pPr>
      <w:jc w:val="center"/>
    </w:pPr>
  </w:style>
  <w:style w:type="paragraph" w:styleId="a4">
    <w:name w:val="Normal Indent"/>
    <w:basedOn w:val="a"/>
    <w:next w:val="a"/>
    <w:qFormat/>
    <w:pPr>
      <w:spacing w:before="100" w:beforeAutospacing="1" w:after="100" w:afterAutospacing="1"/>
      <w:ind w:firstLineChars="200" w:firstLine="200"/>
    </w:pPr>
    <w:rPr>
      <w:szCs w:val="20"/>
    </w:rPr>
  </w:style>
  <w:style w:type="paragraph" w:styleId="a5">
    <w:name w:val="Document Map"/>
    <w:basedOn w:val="a"/>
    <w:semiHidden/>
    <w:pPr>
      <w:shd w:val="clear" w:color="auto" w:fill="000080"/>
    </w:pPr>
  </w:style>
  <w:style w:type="paragraph" w:styleId="a6">
    <w:name w:val="Body Text"/>
    <w:basedOn w:val="a"/>
    <w:pPr>
      <w:spacing w:before="100" w:beforeAutospacing="1" w:after="100" w:afterAutospacing="1"/>
    </w:pPr>
    <w:rPr>
      <w:kern w:val="0"/>
      <w:szCs w:val="20"/>
      <w:lang w:eastAsia="en-US"/>
    </w:rPr>
  </w:style>
  <w:style w:type="paragraph" w:styleId="50">
    <w:name w:val="toc 5"/>
    <w:basedOn w:val="a"/>
    <w:next w:val="a"/>
    <w:semiHidden/>
    <w:pPr>
      <w:ind w:leftChars="800" w:left="800"/>
      <w:jc w:val="left"/>
    </w:pPr>
  </w:style>
  <w:style w:type="paragraph" w:styleId="30">
    <w:name w:val="toc 3"/>
    <w:basedOn w:val="a"/>
    <w:next w:val="a"/>
    <w:uiPriority w:val="39"/>
    <w:qFormat/>
    <w:pPr>
      <w:ind w:leftChars="400" w:left="400"/>
      <w:jc w:val="left"/>
    </w:pPr>
  </w:style>
  <w:style w:type="paragraph" w:styleId="80">
    <w:name w:val="toc 8"/>
    <w:basedOn w:val="a"/>
    <w:next w:val="a"/>
    <w:semiHidden/>
    <w:qFormat/>
    <w:pPr>
      <w:ind w:leftChars="1400" w:left="2940"/>
    </w:pPr>
  </w:style>
  <w:style w:type="paragraph" w:styleId="a7">
    <w:name w:val="Balloon Text"/>
    <w:basedOn w:val="a"/>
    <w:link w:val="Char"/>
    <w:unhideWhenUsed/>
    <w:qFormat/>
    <w:rPr>
      <w:sz w:val="18"/>
      <w:szCs w:val="18"/>
    </w:rPr>
  </w:style>
  <w:style w:type="paragraph" w:styleId="a8">
    <w:name w:val="footer"/>
    <w:basedOn w:val="a"/>
    <w:pPr>
      <w:pBdr>
        <w:top w:val="single" w:sz="4" w:space="1" w:color="auto"/>
      </w:pBdr>
      <w:tabs>
        <w:tab w:val="center" w:pos="4153"/>
        <w:tab w:val="right" w:pos="8306"/>
      </w:tabs>
      <w:snapToGrid w:val="0"/>
      <w:jc w:val="left"/>
    </w:pPr>
    <w:rPr>
      <w:sz w:val="18"/>
      <w:szCs w:val="18"/>
    </w:rPr>
  </w:style>
  <w:style w:type="paragraph" w:styleId="a9">
    <w:name w:val="header"/>
    <w:basedOn w:val="a"/>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Lines="50" w:before="50" w:afterLines="50" w:after="50"/>
      <w:jc w:val="left"/>
    </w:pPr>
    <w:rPr>
      <w:rFonts w:ascii="Times" w:hAnsi="Times"/>
      <w:b/>
      <w:sz w:val="24"/>
    </w:rPr>
  </w:style>
  <w:style w:type="paragraph" w:styleId="40">
    <w:name w:val="toc 4"/>
    <w:basedOn w:val="a"/>
    <w:next w:val="a"/>
    <w:uiPriority w:val="39"/>
    <w:pPr>
      <w:ind w:leftChars="600" w:left="600"/>
      <w:jc w:val="left"/>
    </w:pPr>
  </w:style>
  <w:style w:type="paragraph" w:styleId="60">
    <w:name w:val="toc 6"/>
    <w:basedOn w:val="a"/>
    <w:next w:val="a"/>
    <w:semiHidden/>
    <w:pPr>
      <w:ind w:leftChars="1000" w:left="2100"/>
    </w:pPr>
    <w:rPr>
      <w:b/>
    </w:rPr>
  </w:style>
  <w:style w:type="paragraph" w:styleId="20">
    <w:name w:val="toc 2"/>
    <w:basedOn w:val="a"/>
    <w:next w:val="a"/>
    <w:uiPriority w:val="39"/>
    <w:pPr>
      <w:ind w:leftChars="200" w:left="200"/>
      <w:jc w:val="left"/>
    </w:pPr>
  </w:style>
  <w:style w:type="paragraph" w:styleId="90">
    <w:name w:val="toc 9"/>
    <w:basedOn w:val="a"/>
    <w:next w:val="a"/>
    <w:semiHidden/>
    <w:qFormat/>
    <w:pPr>
      <w:ind w:leftChars="1600" w:left="3360"/>
    </w:pPr>
  </w:style>
  <w:style w:type="paragraph" w:styleId="11">
    <w:name w:val="index 1"/>
    <w:basedOn w:val="a"/>
    <w:next w:val="a"/>
    <w:semiHidden/>
    <w:qFormat/>
  </w:style>
  <w:style w:type="character" w:styleId="aa">
    <w:name w:val="Strong"/>
    <w:basedOn w:val="a0"/>
    <w:qFormat/>
    <w:rPr>
      <w:b/>
      <w:bCs/>
    </w:rPr>
  </w:style>
  <w:style w:type="character" w:styleId="ab">
    <w:name w:val="page number"/>
    <w:basedOn w:val="a0"/>
    <w:qFormat/>
  </w:style>
  <w:style w:type="character" w:styleId="ac">
    <w:name w:val="FollowedHyperlink"/>
    <w:qFormat/>
    <w:rPr>
      <w:color w:val="800080"/>
      <w:u w:val="single"/>
    </w:rPr>
  </w:style>
  <w:style w:type="character" w:styleId="ad">
    <w:name w:val="Hyperlink"/>
    <w:uiPriority w:val="99"/>
    <w:qFormat/>
    <w:rPr>
      <w:color w:val="0000FF"/>
      <w:u w:val="single"/>
    </w:rPr>
  </w:style>
  <w:style w:type="table" w:styleId="ae">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foblue">
    <w:name w:val="infoblue"/>
    <w:basedOn w:val="a"/>
    <w:qFormat/>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
    <w:qFormat/>
    <w:pPr>
      <w:widowControl/>
      <w:spacing w:before="80" w:line="240" w:lineRule="atLeast"/>
      <w:ind w:left="720"/>
    </w:pPr>
    <w:rPr>
      <w:color w:val="000000"/>
      <w:kern w:val="0"/>
      <w:sz w:val="20"/>
      <w:szCs w:val="20"/>
    </w:rPr>
  </w:style>
  <w:style w:type="paragraph" w:customStyle="1" w:styleId="TAH">
    <w:name w:val="TAH"/>
    <w:basedOn w:val="a"/>
    <w:qFormat/>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TAL">
    <w:name w:val="TAL"/>
    <w:basedOn w:val="a"/>
    <w:qFormat/>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paragraph" w:customStyle="1" w:styleId="12">
    <w:name w:val="列出段落1"/>
    <w:basedOn w:val="a"/>
    <w:uiPriority w:val="34"/>
    <w:qFormat/>
    <w:pPr>
      <w:ind w:firstLineChars="200" w:firstLine="420"/>
    </w:pPr>
  </w:style>
  <w:style w:type="character" w:customStyle="1" w:styleId="Char">
    <w:name w:val="批注框文本 Char"/>
    <w:basedOn w:val="a0"/>
    <w:link w:val="a7"/>
    <w:semiHidden/>
    <w:qFormat/>
    <w:rPr>
      <w:kern w:val="2"/>
      <w:sz w:val="18"/>
      <w:szCs w:val="18"/>
    </w:rPr>
  </w:style>
  <w:style w:type="character" w:customStyle="1" w:styleId="2Char">
    <w:name w:val="标题 2 Char"/>
    <w:basedOn w:val="a0"/>
    <w:link w:val="2"/>
    <w:rPr>
      <w:rFonts w:ascii="Arial" w:hAnsi="Arial"/>
      <w:b/>
      <w:bCs/>
      <w:kern w:val="2"/>
      <w:sz w:val="28"/>
      <w:szCs w:val="32"/>
    </w:rPr>
  </w:style>
  <w:style w:type="character" w:customStyle="1" w:styleId="3Char">
    <w:name w:val="标题 3 Char"/>
    <w:basedOn w:val="a0"/>
    <w:link w:val="3"/>
    <w:qFormat/>
    <w:rPr>
      <w:rFonts w:cs="Arial"/>
      <w:b/>
      <w:bCs/>
      <w:kern w:val="2"/>
      <w:sz w:val="28"/>
      <w:szCs w:val="26"/>
    </w:rPr>
  </w:style>
  <w:style w:type="character" w:customStyle="1" w:styleId="4Char">
    <w:name w:val="标题 4 Char"/>
    <w:basedOn w:val="a0"/>
    <w:link w:val="4"/>
    <w:rPr>
      <w:b/>
      <w:bCs/>
      <w:kern w:val="2"/>
      <w:sz w:val="24"/>
      <w:szCs w:val="28"/>
    </w:rPr>
  </w:style>
  <w:style w:type="paragraph" w:styleId="af">
    <w:name w:val="List Paragraph"/>
    <w:basedOn w:val="a"/>
    <w:uiPriority w:val="99"/>
    <w:unhideWhenUsed/>
    <w:rsid w:val="002B64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Visio___1.vsdx"/><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8B5EC9-0494-4F9D-B423-BA4D1889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27</Pages>
  <Words>1298</Words>
  <Characters>7399</Characters>
  <Application>Microsoft Office Word</Application>
  <DocSecurity>0</DocSecurity>
  <Lines>61</Lines>
  <Paragraphs>17</Paragraphs>
  <ScaleCrop>false</ScaleCrop>
  <Company>上海我友网络</Company>
  <LinksUpToDate>false</LinksUpToDate>
  <CharactersWithSpaces>8680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creator>Denny Xu</dc:creator>
  <cp:lastModifiedBy>MFCX009</cp:lastModifiedBy>
  <cp:revision>172</cp:revision>
  <cp:lastPrinted>2001-12-24T08:54:00Z</cp:lastPrinted>
  <dcterms:created xsi:type="dcterms:W3CDTF">2016-05-16T03:01:00Z</dcterms:created>
  <dcterms:modified xsi:type="dcterms:W3CDTF">2016-06-15T12:17:00Z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